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A5BB4" w14:textId="77777777" w:rsidR="005F5911" w:rsidRDefault="005F5911">
      <w:pPr>
        <w:spacing w:before="1440"/>
      </w:pPr>
    </w:p>
    <w:p w14:paraId="582D006D" w14:textId="77777777" w:rsidR="005F5911" w:rsidRDefault="00F30925">
      <w:pPr>
        <w:spacing w:after="120"/>
        <w:jc w:val="center"/>
      </w:pPr>
      <w:r>
        <w:rPr>
          <w:b/>
          <w:bCs/>
          <w:color w:val="1F4E79"/>
          <w:sz w:val="52"/>
          <w:szCs w:val="52"/>
        </w:rPr>
        <w:t xml:space="preserve">BUSINESS </w:t>
      </w:r>
      <w:commentRangeStart w:id="0"/>
      <w:r>
        <w:rPr>
          <w:b/>
          <w:bCs/>
          <w:color w:val="1F4E79"/>
          <w:sz w:val="52"/>
          <w:szCs w:val="52"/>
        </w:rPr>
        <w:t>REQUIREMENTS</w:t>
      </w:r>
      <w:commentRangeEnd w:id="0"/>
      <w:r>
        <w:rPr>
          <w:rStyle w:val="CommentReference"/>
          <w:b/>
          <w:bCs/>
          <w:color w:val="1F4E79"/>
          <w:sz w:val="52"/>
          <w:szCs w:val="52"/>
        </w:rPr>
        <w:commentReference w:id="0"/>
      </w:r>
      <w:r>
        <w:rPr>
          <w:b/>
          <w:bCs/>
          <w:color w:val="1F4E79"/>
          <w:sz w:val="52"/>
          <w:szCs w:val="52"/>
        </w:rPr>
        <w:t xml:space="preserve"> DOCUMENT</w:t>
      </w:r>
    </w:p>
    <w:p w14:paraId="51762F23" w14:textId="77777777" w:rsidR="005F5911" w:rsidRDefault="00F30925">
      <w:pPr>
        <w:spacing w:after="60"/>
        <w:jc w:val="center"/>
      </w:pPr>
      <w:r>
        <w:rPr>
          <w:b/>
          <w:bCs/>
          <w:color w:val="C55A11"/>
          <w:sz w:val="40"/>
          <w:szCs w:val="40"/>
        </w:rPr>
        <w:t>NRI DIY Mutual Fund Platform</w:t>
      </w:r>
    </w:p>
    <w:p w14:paraId="3DFB2DE1" w14:textId="583B0411" w:rsidR="005F5911" w:rsidRDefault="00F30925">
      <w:pPr>
        <w:spacing w:after="480"/>
        <w:jc w:val="center"/>
      </w:pPr>
      <w:r>
        <w:rPr>
          <w:color w:val="595959"/>
          <w:sz w:val="26"/>
          <w:szCs w:val="26"/>
        </w:rPr>
        <w:t xml:space="preserve">Version </w:t>
      </w:r>
      <w:r w:rsidR="00F67B49">
        <w:rPr>
          <w:color w:val="595959"/>
          <w:sz w:val="26"/>
          <w:szCs w:val="26"/>
        </w:rPr>
        <w:t xml:space="preserve">2.0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F5911" w14:paraId="3A63BBA9"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81BD43F" w14:textId="77777777" w:rsidR="005F5911" w:rsidRDefault="00F30925">
            <w:r>
              <w:rPr>
                <w:b/>
                <w:bCs/>
                <w:color w:val="FFFFFF"/>
                <w:sz w:val="20"/>
                <w:szCs w:val="20"/>
              </w:rPr>
              <w:t>Item</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AA67FB" w14:textId="77777777" w:rsidR="005F5911" w:rsidRDefault="00F30925">
            <w:r>
              <w:rPr>
                <w:b/>
                <w:bCs/>
                <w:color w:val="FFFFFF"/>
                <w:sz w:val="20"/>
                <w:szCs w:val="20"/>
              </w:rPr>
              <w:t>Details</w:t>
            </w:r>
          </w:p>
        </w:tc>
      </w:tr>
      <w:tr w:rsidR="005F5911" w14:paraId="7D06EDE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231412" w14:textId="77777777" w:rsidR="005F5911" w:rsidRDefault="00F30925">
            <w:r>
              <w:rPr>
                <w:b/>
                <w:bCs/>
                <w:sz w:val="20"/>
                <w:szCs w:val="20"/>
              </w:rPr>
              <w:t>Document 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5A991" w14:textId="77777777" w:rsidR="005F5911" w:rsidRDefault="00F30925">
            <w:r>
              <w:rPr>
                <w:sz w:val="20"/>
                <w:szCs w:val="20"/>
              </w:rPr>
              <w:t>BRD v2.0 – NRI DIY Mutual Fund Platform (Revised &amp; PRD-Ready)</w:t>
            </w:r>
          </w:p>
        </w:tc>
      </w:tr>
      <w:tr w:rsidR="005F5911" w14:paraId="12D98B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E182AD" w14:textId="77777777" w:rsidR="005F5911" w:rsidRDefault="00F30925">
            <w:r>
              <w:rPr>
                <w:b/>
                <w:bCs/>
                <w:sz w:val="20"/>
                <w:szCs w:val="20"/>
              </w:rPr>
              <w:t>Version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ECC8A" w14:textId="77777777" w:rsidR="005F5911" w:rsidRDefault="00F30925">
            <w:r>
              <w:rPr>
                <w:sz w:val="20"/>
                <w:szCs w:val="20"/>
              </w:rPr>
              <w:t>2.0 (Revised from v1.0 dated 18-01-2026)</w:t>
            </w:r>
          </w:p>
        </w:tc>
      </w:tr>
      <w:tr w:rsidR="005F5911" w14:paraId="5EE1259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CE2329" w14:textId="77777777" w:rsidR="005F5911" w:rsidRDefault="00F30925">
            <w:r>
              <w:rPr>
                <w:b/>
                <w:bCs/>
                <w:sz w:val="20"/>
                <w:szCs w:val="20"/>
              </w:rPr>
              <w:t>Revision Date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7B1EB" w14:textId="4A6EF54C" w:rsidR="005F5911" w:rsidRDefault="00BE0E97">
            <w:r>
              <w:rPr>
                <w:sz w:val="20"/>
                <w:szCs w:val="20"/>
              </w:rPr>
              <w:t>18</w:t>
            </w:r>
            <w:r w:rsidRPr="00BE0E97">
              <w:rPr>
                <w:sz w:val="20"/>
                <w:szCs w:val="20"/>
                <w:vertAlign w:val="superscript"/>
              </w:rPr>
              <w:t>th</w:t>
            </w:r>
            <w:r>
              <w:rPr>
                <w:sz w:val="20"/>
                <w:szCs w:val="20"/>
              </w:rPr>
              <w:t xml:space="preserve"> May</w:t>
            </w:r>
            <w:r w:rsidR="00F30925">
              <w:rPr>
                <w:sz w:val="20"/>
                <w:szCs w:val="20"/>
              </w:rPr>
              <w:t xml:space="preserve"> 2026</w:t>
            </w:r>
          </w:p>
        </w:tc>
      </w:tr>
      <w:tr w:rsidR="005F5911" w14:paraId="335369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6AF10E" w14:textId="3ABD2BD9" w:rsidR="005F5911" w:rsidRDefault="00F30925">
            <w:r>
              <w:rPr>
                <w:b/>
                <w:bCs/>
                <w:sz w:val="20"/>
                <w:szCs w:val="20"/>
              </w:rPr>
              <w:t>Author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EADEE" w14:textId="77777777" w:rsidR="005F5911" w:rsidRDefault="00F30925">
            <w:r>
              <w:rPr>
                <w:sz w:val="20"/>
                <w:szCs w:val="20"/>
              </w:rPr>
              <w:t>Himanshu Puri</w:t>
            </w:r>
          </w:p>
        </w:tc>
      </w:tr>
      <w:tr w:rsidR="005F5911" w14:paraId="1073F6F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00CFB2" w14:textId="77777777" w:rsidR="005F5911" w:rsidRDefault="00F30925">
            <w:r>
              <w:rPr>
                <w:b/>
                <w:bCs/>
                <w:sz w:val="20"/>
                <w:szCs w:val="20"/>
              </w:rPr>
              <w:t>Revision Purpose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CA99F" w14:textId="2413979C" w:rsidR="005F5911" w:rsidRDefault="00F30925">
            <w:r>
              <w:rPr>
                <w:sz w:val="20"/>
                <w:szCs w:val="20"/>
              </w:rPr>
              <w:t>CTO Review – Gap closure</w:t>
            </w:r>
          </w:p>
        </w:tc>
      </w:tr>
      <w:tr w:rsidR="005F5911" w14:paraId="22E84D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D5BF57" w14:textId="77777777" w:rsidR="005F5911" w:rsidRDefault="00F30925">
            <w:r>
              <w:rPr>
                <w:b/>
                <w:bCs/>
                <w:sz w:val="20"/>
                <w:szCs w:val="20"/>
              </w:rPr>
              <w:t>Applicable Clients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A3822" w14:textId="77777777" w:rsidR="005F5911" w:rsidRDefault="00F30925">
            <w:r>
              <w:rPr>
                <w:sz w:val="20"/>
                <w:szCs w:val="20"/>
              </w:rPr>
              <w:t>Non-Resident Indians (NRI) – Individual &amp; Joint</w:t>
            </w:r>
          </w:p>
        </w:tc>
      </w:tr>
      <w:tr w:rsidR="005F5911" w14:paraId="0F5F004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FD0544" w14:textId="77777777" w:rsidR="005F5911" w:rsidRDefault="00F30925">
            <w:r>
              <w:rPr>
                <w:b/>
                <w:bCs/>
                <w:sz w:val="20"/>
                <w:szCs w:val="20"/>
              </w:rPr>
              <w:t>Regulatory Framework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FD519" w14:textId="3B7D5543" w:rsidR="005F5911" w:rsidRDefault="00F30925">
            <w:r>
              <w:rPr>
                <w:sz w:val="20"/>
                <w:szCs w:val="20"/>
              </w:rPr>
              <w:t>SEBI, RBI, FEMA, PMLA, FATCA/CRS, Income Tax Act, DTAA, GDPR (EU NRIs)</w:t>
            </w:r>
            <w:ins w:id="1" w:author="Kashish  Bhatia" w:date="2026-06-10T11:22:00Z" w16du:dateUtc="2026-06-10T05:52:00Z">
              <w:r w:rsidR="00A14EC8">
                <w:rPr>
                  <w:sz w:val="20"/>
                  <w:szCs w:val="20"/>
                </w:rPr>
                <w:t xml:space="preserve">, </w:t>
              </w:r>
              <w:r w:rsidR="001912B3">
                <w:rPr>
                  <w:sz w:val="20"/>
                  <w:szCs w:val="20"/>
                </w:rPr>
                <w:t>DPDP</w:t>
              </w:r>
              <w:r w:rsidR="00921AB7">
                <w:rPr>
                  <w:sz w:val="20"/>
                  <w:szCs w:val="20"/>
                </w:rPr>
                <w:t>A</w:t>
              </w:r>
              <w:r w:rsidR="00EE75BA">
                <w:rPr>
                  <w:sz w:val="20"/>
                  <w:szCs w:val="20"/>
                </w:rPr>
                <w:t xml:space="preserve">, </w:t>
              </w:r>
            </w:ins>
          </w:p>
        </w:tc>
      </w:tr>
      <w:tr w:rsidR="005F5911" w14:paraId="7C231E71" w14:textId="77777777">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A9AF96A" w14:textId="77777777" w:rsidR="005F5911" w:rsidRDefault="00F30925">
            <w:r>
              <w:rPr>
                <w:b/>
                <w:bCs/>
                <w:color w:val="C55A11"/>
                <w:sz w:val="20"/>
                <w:szCs w:val="20"/>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65F2BE1" w14:textId="77777777" w:rsidR="005F5911" w:rsidRDefault="00F30925">
            <w:r>
              <w:rPr>
                <w:b/>
                <w:bCs/>
                <w:color w:val="375623"/>
                <w:sz w:val="20"/>
                <w:szCs w:val="20"/>
              </w:rPr>
              <w:t>READY FOR PRD DEVELOPMENT</w:t>
            </w:r>
          </w:p>
        </w:tc>
      </w:tr>
    </w:tbl>
    <w:p w14:paraId="6A53CEBB" w14:textId="77777777" w:rsidR="005F5911" w:rsidRDefault="005F5911">
      <w:pPr>
        <w:spacing w:before="40" w:after="40"/>
      </w:pPr>
    </w:p>
    <w:p w14:paraId="2C2EDB8A" w14:textId="77777777" w:rsidR="005F5911" w:rsidRDefault="00F30925">
      <w:pPr>
        <w:spacing w:before="120"/>
        <w:jc w:val="center"/>
      </w:pPr>
      <w:r>
        <w:rPr>
          <w:i/>
          <w:iCs/>
          <w:color w:val="5B2C8D"/>
          <w:sz w:val="20"/>
          <w:szCs w:val="20"/>
        </w:rPr>
        <w:t>Changes from v1.0 are marked with ★ NEW (new sections/modules) or ✦ REVISED (expanded existing sections)</w:t>
      </w:r>
    </w:p>
    <w:p w14:paraId="1CA8FD6C" w14:textId="77777777" w:rsidR="005F5911" w:rsidRDefault="00F30925">
      <w:r>
        <w:br w:type="page"/>
      </w:r>
    </w:p>
    <w:p w14:paraId="1A0EEC3B" w14:textId="77777777" w:rsidR="005F5911" w:rsidRDefault="00F30925">
      <w:pPr>
        <w:pStyle w:val="Heading1"/>
        <w:pBdr>
          <w:bottom w:val="single" w:sz="8" w:space="0" w:color="C55A11"/>
        </w:pBdr>
        <w:shd w:val="clear" w:color="auto" w:fill="1F4E79"/>
        <w:ind w:left="180" w:right="180"/>
      </w:pPr>
      <w:r>
        <w:t>1. Objective</w:t>
      </w:r>
    </w:p>
    <w:p w14:paraId="49895EA9" w14:textId="77777777" w:rsidR="005F5911" w:rsidRDefault="005F5911">
      <w:pPr>
        <w:spacing w:before="40" w:after="40"/>
      </w:pPr>
    </w:p>
    <w:p w14:paraId="36016152" w14:textId="77777777" w:rsidR="005F5911" w:rsidRDefault="00F30925">
      <w:pPr>
        <w:spacing w:before="60" w:after="60"/>
      </w:pPr>
      <w:r>
        <w:t>To build a digital, self-service Mutual Fund investment platform exclusively for NRI clients enabling end-to-end online onboarding, NRE/NRO compliant MF execution, real-time transaction processing, comprehensive portfolio and tax reporting, strong operational controls and reconciliation, and scalable advisory and engagement capabilities.</w:t>
      </w:r>
    </w:p>
    <w:p w14:paraId="6DFF5E27" w14:textId="77777777" w:rsidR="005F5911" w:rsidRDefault="005F5911">
      <w:pPr>
        <w:spacing w:before="40" w:after="40"/>
      </w:pPr>
    </w:p>
    <w:p w14:paraId="78CBF66D" w14:textId="77777777" w:rsidR="005F5911" w:rsidRDefault="00F30925">
      <w:pPr>
        <w:pStyle w:val="Heading3"/>
      </w:pPr>
      <w:r>
        <w:t>Strategic Intent</w:t>
      </w:r>
    </w:p>
    <w:p w14:paraId="43B9A1F8" w14:textId="77777777" w:rsidR="005F5911" w:rsidRDefault="00F30925">
      <w:pPr>
        <w:spacing w:before="60" w:after="60"/>
      </w:pPr>
      <w:r>
        <w:t>The NRI MF market represents a significant untapped opportunity — over 32 million NRIs globally hold an estimated USD 200B+ in remittances annually, with Indian equity markets as a preferred investment destination. The platform aims to be the category-defining NRI-first investment experience, differentiated not on execution but on:</w:t>
      </w:r>
    </w:p>
    <w:p w14:paraId="43877000" w14:textId="66A7828F" w:rsidR="005F5911" w:rsidRDefault="00F30925">
      <w:pPr>
        <w:pStyle w:val="ListParagraph"/>
        <w:numPr>
          <w:ilvl w:val="0"/>
          <w:numId w:val="2"/>
        </w:numPr>
        <w:spacing w:before="40" w:after="40"/>
      </w:pPr>
      <w:r>
        <w:t xml:space="preserve">Deep compliance intelligence (DTAA, TDS, </w:t>
      </w:r>
      <w:del w:id="2" w:author="Kashish  Bhatia" w:date="2026-06-10T11:24:00Z" w16du:dateUtc="2026-06-10T05:54:00Z">
        <w:r w:rsidDel="0037080E">
          <w:delText>PFIC</w:delText>
        </w:r>
      </w:del>
      <w:r>
        <w:t xml:space="preserve">, </w:t>
      </w:r>
      <w:ins w:id="3" w:author="Kashish  Bhatia" w:date="2026-06-10T11:25:00Z" w16du:dateUtc="2026-06-10T05:55:00Z">
        <w:r w:rsidR="00EF1EB9">
          <w:t>KYC</w:t>
        </w:r>
        <w:r w:rsidR="00E00259">
          <w:t xml:space="preserve">, </w:t>
        </w:r>
        <w:r w:rsidR="00C9022F">
          <w:t>FEMA</w:t>
        </w:r>
        <w:r w:rsidR="00A74AEB">
          <w:t xml:space="preserve">, </w:t>
        </w:r>
      </w:ins>
      <w:r>
        <w:t>repatriation)</w:t>
      </w:r>
    </w:p>
    <w:p w14:paraId="3DE07FB9" w14:textId="77777777" w:rsidR="005F5911" w:rsidRDefault="00F30925">
      <w:pPr>
        <w:pStyle w:val="ListParagraph"/>
        <w:numPr>
          <w:ilvl w:val="0"/>
          <w:numId w:val="2"/>
        </w:numPr>
        <w:spacing w:before="40" w:after="40"/>
      </w:pPr>
      <w:r>
        <w:t>NRI-specific UX (dual-timezone, India visit mode, multi-country tax view, multi-currency portfolio display)</w:t>
      </w:r>
    </w:p>
    <w:p w14:paraId="6890C03C" w14:textId="77777777" w:rsidR="005F5911" w:rsidRDefault="00F30925">
      <w:pPr>
        <w:pStyle w:val="ListParagraph"/>
        <w:numPr>
          <w:ilvl w:val="0"/>
          <w:numId w:val="2"/>
        </w:numPr>
        <w:spacing w:before="40" w:after="40"/>
      </w:pPr>
      <w:r>
        <w:t>AI-first architecture across all six intelligence layers: Document Intelligence, Conversational AI, Personalisation, Tax Intelligence, Risk &amp; Fraud AI, and Operations Intelligence (see Section 9)</w:t>
      </w:r>
    </w:p>
    <w:p w14:paraId="142BAA72" w14:textId="77777777" w:rsidR="005F5911" w:rsidRDefault="00F30925">
      <w:pPr>
        <w:pStyle w:val="ListParagraph"/>
        <w:numPr>
          <w:ilvl w:val="0"/>
          <w:numId w:val="2"/>
        </w:numPr>
        <w:spacing w:before="40" w:after="40"/>
      </w:pPr>
      <w:r>
        <w:t>Trust and transparency as the primary moat over competitor platforms</w:t>
      </w:r>
    </w:p>
    <w:p w14:paraId="6A36996C" w14:textId="77777777" w:rsidR="005F5911" w:rsidRDefault="00F30925">
      <w:pPr>
        <w:pStyle w:val="ListParagraph"/>
        <w:numPr>
          <w:ilvl w:val="0"/>
          <w:numId w:val="2"/>
        </w:numPr>
        <w:spacing w:before="40" w:after="40"/>
      </w:pPr>
      <w:r>
        <w:t>Scalable advisory infrastructure for high-value NRI clients</w:t>
      </w:r>
    </w:p>
    <w:p w14:paraId="4BA8C569" w14:textId="77777777" w:rsidR="005F5911" w:rsidRDefault="00F30925">
      <w:r>
        <w:br w:type="page"/>
      </w:r>
    </w:p>
    <w:p w14:paraId="24AA2CAE" w14:textId="77777777" w:rsidR="005F5911" w:rsidRDefault="00F30925">
      <w:pPr>
        <w:pStyle w:val="Heading1"/>
        <w:pBdr>
          <w:bottom w:val="single" w:sz="8" w:space="0" w:color="C55A11"/>
        </w:pBdr>
        <w:shd w:val="clear" w:color="auto" w:fill="1F4E79"/>
        <w:ind w:left="180" w:right="180"/>
      </w:pPr>
      <w:r>
        <w:t>2. Scope Definition</w:t>
      </w:r>
    </w:p>
    <w:p w14:paraId="2F80D964" w14:textId="77777777" w:rsidR="005F5911" w:rsidRDefault="005F5911">
      <w:pPr>
        <w:spacing w:before="40" w:after="40"/>
      </w:pPr>
    </w:p>
    <w:p w14:paraId="7D20A46C" w14:textId="77777777" w:rsidR="005F5911" w:rsidRDefault="00F30925">
      <w:pPr>
        <w:pStyle w:val="Heading2"/>
        <w:pBdr>
          <w:bottom w:val="single" w:sz="4" w:space="2" w:color="D5E8F0"/>
        </w:pBdr>
      </w:pPr>
      <w:r>
        <w:t>2.1 In Scope – Phase 1</w:t>
      </w:r>
    </w:p>
    <w:p w14:paraId="6850ADEE" w14:textId="77777777" w:rsidR="005F5911" w:rsidRPr="00AE77E3" w:rsidRDefault="00F30925">
      <w:pPr>
        <w:pStyle w:val="ListParagraph"/>
        <w:numPr>
          <w:ilvl w:val="0"/>
          <w:numId w:val="2"/>
        </w:numPr>
        <w:spacing w:before="40" w:after="40"/>
        <w:rPr>
          <w:highlight w:val="green"/>
        </w:rPr>
      </w:pPr>
      <w:r w:rsidRPr="00AE77E3">
        <w:rPr>
          <w:highlight w:val="green"/>
        </w:rPr>
        <w:t>NRI (Individual) investors – Resident outside India</w:t>
      </w:r>
    </w:p>
    <w:p w14:paraId="7A2D7679" w14:textId="77777777" w:rsidR="005F5911" w:rsidRPr="00AE77E3" w:rsidRDefault="00F30925">
      <w:pPr>
        <w:pStyle w:val="ListParagraph"/>
        <w:numPr>
          <w:ilvl w:val="0"/>
          <w:numId w:val="2"/>
        </w:numPr>
        <w:spacing w:before="40" w:after="40"/>
        <w:rPr>
          <w:highlight w:val="green"/>
        </w:rPr>
      </w:pPr>
      <w:r w:rsidRPr="00AE77E3">
        <w:rPr>
          <w:highlight w:val="green"/>
        </w:rPr>
        <w:t>NRE and NRO bank accounts</w:t>
      </w:r>
    </w:p>
    <w:p w14:paraId="3D26F931" w14:textId="77777777" w:rsidR="005F5911" w:rsidRPr="00AE77E3" w:rsidRDefault="00F30925">
      <w:pPr>
        <w:pStyle w:val="ListParagraph"/>
        <w:numPr>
          <w:ilvl w:val="0"/>
          <w:numId w:val="2"/>
        </w:numPr>
        <w:spacing w:before="40" w:after="40"/>
        <w:rPr>
          <w:highlight w:val="green"/>
        </w:rPr>
      </w:pPr>
      <w:r w:rsidRPr="00AE77E3">
        <w:rPr>
          <w:highlight w:val="green"/>
        </w:rPr>
        <w:t>Joint accounts (Either/Survivor, Anyone or Survivor)</w:t>
      </w:r>
    </w:p>
    <w:p w14:paraId="1B32A2BF" w14:textId="77777777" w:rsidR="005F5911" w:rsidRPr="00AE77E3" w:rsidRDefault="00F30925">
      <w:pPr>
        <w:pStyle w:val="ListParagraph"/>
        <w:numPr>
          <w:ilvl w:val="0"/>
          <w:numId w:val="2"/>
        </w:numPr>
        <w:spacing w:before="40" w:after="40"/>
        <w:rPr>
          <w:highlight w:val="green"/>
        </w:rPr>
      </w:pPr>
      <w:r w:rsidRPr="00AE77E3">
        <w:rPr>
          <w:highlight w:val="green"/>
        </w:rPr>
        <w:t>Mutual Fund investments – Lumpsum, SIP, SWP, STP</w:t>
      </w:r>
    </w:p>
    <w:p w14:paraId="009A39FB" w14:textId="27FFE676" w:rsidR="005F5911" w:rsidRPr="00AE77E3" w:rsidRDefault="00F30925">
      <w:pPr>
        <w:pStyle w:val="ListParagraph"/>
        <w:numPr>
          <w:ilvl w:val="0"/>
          <w:numId w:val="2"/>
        </w:numPr>
        <w:spacing w:before="40" w:after="40"/>
        <w:rPr>
          <w:highlight w:val="green"/>
        </w:rPr>
      </w:pPr>
      <w:r w:rsidRPr="00AE77E3">
        <w:rPr>
          <w:highlight w:val="green"/>
        </w:rPr>
        <w:t>Switch transactions (intra-AMC)</w:t>
      </w:r>
    </w:p>
    <w:p w14:paraId="37AEF553" w14:textId="77777777" w:rsidR="005F5911" w:rsidRPr="00AE77E3" w:rsidRDefault="00F30925">
      <w:pPr>
        <w:pStyle w:val="ListParagraph"/>
        <w:numPr>
          <w:ilvl w:val="0"/>
          <w:numId w:val="2"/>
        </w:numPr>
        <w:spacing w:before="40" w:after="40"/>
        <w:rPr>
          <w:highlight w:val="green"/>
        </w:rPr>
      </w:pPr>
      <w:r w:rsidRPr="00AE77E3">
        <w:rPr>
          <w:highlight w:val="green"/>
        </w:rPr>
        <w:t>NFO (New Fund Offer) subscription</w:t>
      </w:r>
    </w:p>
    <w:p w14:paraId="4E065243" w14:textId="77777777" w:rsidR="005F5911" w:rsidRPr="00AE77E3" w:rsidRDefault="00F30925">
      <w:pPr>
        <w:pStyle w:val="ListParagraph"/>
        <w:numPr>
          <w:ilvl w:val="0"/>
          <w:numId w:val="2"/>
        </w:numPr>
        <w:spacing w:before="40" w:after="40"/>
        <w:rPr>
          <w:highlight w:val="green"/>
        </w:rPr>
      </w:pPr>
      <w:r w:rsidRPr="00AE77E3">
        <w:rPr>
          <w:highlight w:val="green"/>
        </w:rPr>
        <w:t>MF execution – Regular plans (ARN-based distribution)</w:t>
      </w:r>
    </w:p>
    <w:p w14:paraId="638EA2DD" w14:textId="77777777" w:rsidR="005F5911" w:rsidRPr="00AE77E3" w:rsidRDefault="00F30925">
      <w:pPr>
        <w:pStyle w:val="ListParagraph"/>
        <w:numPr>
          <w:ilvl w:val="0"/>
          <w:numId w:val="2"/>
        </w:numPr>
        <w:spacing w:before="40" w:after="40"/>
        <w:rPr>
          <w:highlight w:val="green"/>
        </w:rPr>
      </w:pPr>
      <w:r w:rsidRPr="00AE77E3">
        <w:rPr>
          <w:highlight w:val="green"/>
        </w:rPr>
        <w:t>Growth and IDCW (Dividend Payout + Reinvestment) options</w:t>
      </w:r>
    </w:p>
    <w:p w14:paraId="720ADFE9" w14:textId="77777777" w:rsidR="005F5911" w:rsidRPr="00AE77E3" w:rsidRDefault="00F30925">
      <w:pPr>
        <w:pStyle w:val="ListParagraph"/>
        <w:numPr>
          <w:ilvl w:val="0"/>
          <w:numId w:val="2"/>
        </w:numPr>
        <w:spacing w:before="40" w:after="40"/>
        <w:rPr>
          <w:highlight w:val="green"/>
        </w:rPr>
      </w:pPr>
      <w:r w:rsidRPr="00AE77E3">
        <w:rPr>
          <w:highlight w:val="green"/>
        </w:rPr>
        <w:t>Reporting, taxation, TDS, capital gains</w:t>
      </w:r>
    </w:p>
    <w:p w14:paraId="263CCF81" w14:textId="77777777" w:rsidR="005F5911" w:rsidRPr="00AE77E3" w:rsidRDefault="00F30925">
      <w:pPr>
        <w:pStyle w:val="ListParagraph"/>
        <w:numPr>
          <w:ilvl w:val="0"/>
          <w:numId w:val="2"/>
        </w:numPr>
        <w:spacing w:before="40" w:after="40"/>
        <w:rPr>
          <w:highlight w:val="green"/>
        </w:rPr>
      </w:pPr>
      <w:r w:rsidRPr="00AE77E3">
        <w:rPr>
          <w:highlight w:val="green"/>
        </w:rPr>
        <w:t>Nominee management</w:t>
      </w:r>
    </w:p>
    <w:p w14:paraId="05F14409" w14:textId="77777777" w:rsidR="005F5911" w:rsidRPr="00AE77E3" w:rsidRDefault="00F30925">
      <w:pPr>
        <w:pStyle w:val="ListParagraph"/>
        <w:numPr>
          <w:ilvl w:val="0"/>
          <w:numId w:val="2"/>
        </w:numPr>
        <w:spacing w:before="40" w:after="40"/>
        <w:rPr>
          <w:highlight w:val="green"/>
        </w:rPr>
      </w:pPr>
      <w:r w:rsidRPr="00AE77E3">
        <w:rPr>
          <w:highlight w:val="green"/>
        </w:rPr>
        <w:t>KYC lifecycle management (including re-KYC)</w:t>
      </w:r>
    </w:p>
    <w:p w14:paraId="13CBBB47" w14:textId="77777777" w:rsidR="005F5911" w:rsidRPr="00380F4A" w:rsidRDefault="00F30925">
      <w:pPr>
        <w:pStyle w:val="ListParagraph"/>
        <w:numPr>
          <w:ilvl w:val="0"/>
          <w:numId w:val="2"/>
        </w:numPr>
        <w:spacing w:before="40" w:after="40"/>
        <w:rPr>
          <w:highlight w:val="yellow"/>
        </w:rPr>
      </w:pPr>
      <w:r w:rsidRPr="00380F4A">
        <w:rPr>
          <w:highlight w:val="yellow"/>
        </w:rPr>
        <w:t>DTAA benefit management (TRC + Form 10F)</w:t>
      </w:r>
    </w:p>
    <w:p w14:paraId="09DC5A81" w14:textId="77777777" w:rsidR="005F5911" w:rsidRPr="00380F4A" w:rsidRDefault="00F30925">
      <w:pPr>
        <w:pStyle w:val="ListParagraph"/>
        <w:numPr>
          <w:ilvl w:val="0"/>
          <w:numId w:val="2"/>
        </w:numPr>
        <w:spacing w:before="40" w:after="40"/>
        <w:rPr>
          <w:highlight w:val="yellow"/>
        </w:rPr>
      </w:pPr>
      <w:r w:rsidRPr="00380F4A">
        <w:rPr>
          <w:highlight w:val="yellow"/>
        </w:rPr>
        <w:t>Repatriation assistance (Form 15CA/15CB guidance)</w:t>
      </w:r>
    </w:p>
    <w:p w14:paraId="6588B3D1" w14:textId="56C45103" w:rsidR="005F5911" w:rsidRDefault="00F30925">
      <w:pPr>
        <w:pStyle w:val="ListParagraph"/>
        <w:numPr>
          <w:ilvl w:val="0"/>
          <w:numId w:val="2"/>
        </w:numPr>
        <w:spacing w:before="40" w:after="40"/>
      </w:pPr>
      <w:r>
        <w:t>DIY investing</w:t>
      </w:r>
    </w:p>
    <w:p w14:paraId="3FBC19B2" w14:textId="213EC672" w:rsidR="005F5911" w:rsidRPr="007608E4" w:rsidRDefault="006377A7">
      <w:pPr>
        <w:pStyle w:val="ListParagraph"/>
        <w:numPr>
          <w:ilvl w:val="0"/>
          <w:numId w:val="2"/>
        </w:numPr>
        <w:spacing w:before="40" w:after="40"/>
        <w:rPr>
          <w:highlight w:val="green"/>
        </w:rPr>
      </w:pPr>
      <w:r>
        <w:rPr>
          <w:highlight w:val="green"/>
        </w:rPr>
        <w:t>Lead</w:t>
      </w:r>
      <w:r w:rsidR="00F30925" w:rsidRPr="007608E4">
        <w:rPr>
          <w:highlight w:val="green"/>
        </w:rPr>
        <w:t xml:space="preserve"> Capture Sheet – Other Investment Products (PMS, AIF, Unlisted Stocks, Bonds, NCDs,  REITs, InvITs) for RM-led outreach and advisory</w:t>
      </w:r>
    </w:p>
    <w:p w14:paraId="2E3295A9" w14:textId="749BA4B0" w:rsidR="005F5911" w:rsidRPr="007608E4" w:rsidRDefault="006377A7">
      <w:pPr>
        <w:pStyle w:val="ListParagraph"/>
        <w:numPr>
          <w:ilvl w:val="0"/>
          <w:numId w:val="2"/>
        </w:numPr>
        <w:spacing w:before="40" w:after="40"/>
        <w:rPr>
          <w:highlight w:val="yellow"/>
        </w:rPr>
      </w:pPr>
      <w:r>
        <w:rPr>
          <w:highlight w:val="yellow"/>
        </w:rPr>
        <w:t>Lead</w:t>
      </w:r>
      <w:r w:rsidR="00F30925" w:rsidRPr="007608E4">
        <w:rPr>
          <w:highlight w:val="yellow"/>
        </w:rPr>
        <w:t xml:space="preserve"> Capture Sheet – Full-Stack Taxation &amp; Compliance Services (ITR filing, Form 15CA/CB, Capital Gains on Property, Lower TDS, Repatriation Support) for CA-led engagement</w:t>
      </w:r>
    </w:p>
    <w:p w14:paraId="2B0636B6" w14:textId="04901822" w:rsidR="00741E39" w:rsidRPr="00245EAA" w:rsidRDefault="00741E39">
      <w:pPr>
        <w:pStyle w:val="ListParagraph"/>
        <w:numPr>
          <w:ilvl w:val="0"/>
          <w:numId w:val="2"/>
        </w:numPr>
        <w:spacing w:before="40" w:after="40"/>
        <w:rPr>
          <w:highlight w:val="green"/>
        </w:rPr>
      </w:pPr>
      <w:r w:rsidRPr="007608E4">
        <w:rPr>
          <w:highlight w:val="yellow"/>
        </w:rPr>
        <w:t>Gift City</w:t>
      </w:r>
      <w:r w:rsidR="0033377A" w:rsidRPr="007608E4">
        <w:rPr>
          <w:highlight w:val="yellow"/>
        </w:rPr>
        <w:t xml:space="preserve"> (Plug in play) – To be finalized external vendor</w:t>
      </w:r>
    </w:p>
    <w:p w14:paraId="2E4583BE" w14:textId="0E8F56DB" w:rsidR="003521A1" w:rsidRPr="00245EAA" w:rsidRDefault="00245EAA">
      <w:pPr>
        <w:pStyle w:val="ListParagraph"/>
        <w:numPr>
          <w:ilvl w:val="0"/>
          <w:numId w:val="2"/>
        </w:numPr>
        <w:spacing w:before="40" w:after="40"/>
        <w:rPr>
          <w:highlight w:val="green"/>
        </w:rPr>
      </w:pPr>
      <w:r w:rsidRPr="00245EAA">
        <w:rPr>
          <w:highlight w:val="green"/>
        </w:rPr>
        <w:t>Currency converter</w:t>
      </w:r>
    </w:p>
    <w:p w14:paraId="2763C1AF" w14:textId="25FE233C" w:rsidR="00245EAA" w:rsidRPr="00245EAA" w:rsidRDefault="00245EAA">
      <w:pPr>
        <w:pStyle w:val="ListParagraph"/>
        <w:numPr>
          <w:ilvl w:val="0"/>
          <w:numId w:val="2"/>
        </w:numPr>
        <w:spacing w:before="40" w:after="40"/>
        <w:rPr>
          <w:highlight w:val="green"/>
        </w:rPr>
      </w:pPr>
      <w:r w:rsidRPr="00245EAA">
        <w:rPr>
          <w:highlight w:val="green"/>
        </w:rPr>
        <w:t>World Clock</w:t>
      </w:r>
    </w:p>
    <w:p w14:paraId="65A43F9F" w14:textId="77777777" w:rsidR="005F5911" w:rsidRDefault="005F5911">
      <w:pPr>
        <w:spacing w:before="40" w:after="40"/>
      </w:pPr>
    </w:p>
    <w:p w14:paraId="69299EAF" w14:textId="77777777" w:rsidR="005F5911" w:rsidRDefault="00F30925">
      <w:pPr>
        <w:pStyle w:val="Heading2"/>
        <w:pBdr>
          <w:bottom w:val="single" w:sz="4" w:space="2" w:color="D5E8F0"/>
        </w:pBdr>
      </w:pPr>
      <w:r>
        <w:t>2.2 Out of Scope – Phase 1</w:t>
      </w:r>
    </w:p>
    <w:p w14:paraId="7CB99D4D" w14:textId="77777777" w:rsidR="005F5911" w:rsidRDefault="00F30925">
      <w:pPr>
        <w:pStyle w:val="ListParagraph"/>
        <w:numPr>
          <w:ilvl w:val="0"/>
          <w:numId w:val="2"/>
        </w:numPr>
        <w:spacing w:before="40" w:after="40"/>
      </w:pPr>
      <w:r>
        <w:t>Resident Indian clients</w:t>
      </w:r>
    </w:p>
    <w:p w14:paraId="77D48B3B" w14:textId="77777777" w:rsidR="005F5911" w:rsidRDefault="00F30925">
      <w:pPr>
        <w:pStyle w:val="ListParagraph"/>
        <w:numPr>
          <w:ilvl w:val="0"/>
          <w:numId w:val="2"/>
        </w:numPr>
        <w:spacing w:before="40" w:after="40"/>
      </w:pPr>
      <w:r>
        <w:t>Actual execution of PMS / AIF / Unlisted Stocks / Bonds / other non-MF instruments (interest capture only in Phase 1; execution in Phase 2+)</w:t>
      </w:r>
    </w:p>
    <w:p w14:paraId="2FEE44CE" w14:textId="196A4769" w:rsidR="005F5911" w:rsidRDefault="00F30925">
      <w:pPr>
        <w:pStyle w:val="ListParagraph"/>
        <w:numPr>
          <w:ilvl w:val="0"/>
          <w:numId w:val="2"/>
        </w:numPr>
        <w:spacing w:before="40" w:after="40"/>
      </w:pPr>
      <w:r>
        <w:t>Actual CA services delivery via platform (CA assignment and execution in Phase 2; interest capture and lead routing in Phase 1)</w:t>
      </w:r>
      <w:r w:rsidR="00554AD8">
        <w:t xml:space="preserve"> - </w:t>
      </w:r>
    </w:p>
    <w:p w14:paraId="62D25BBD" w14:textId="77777777" w:rsidR="005F5911" w:rsidRDefault="00F30925">
      <w:pPr>
        <w:pStyle w:val="ListParagraph"/>
        <w:numPr>
          <w:ilvl w:val="0"/>
          <w:numId w:val="2"/>
        </w:numPr>
        <w:spacing w:before="40" w:after="40"/>
      </w:pPr>
      <w:r>
        <w:t>Offline / physical transactions</w:t>
      </w:r>
    </w:p>
    <w:p w14:paraId="3B1657BF" w14:textId="77777777" w:rsidR="005F5911" w:rsidRDefault="00F30925">
      <w:pPr>
        <w:pStyle w:val="ListParagraph"/>
        <w:numPr>
          <w:ilvl w:val="0"/>
          <w:numId w:val="2"/>
        </w:numPr>
        <w:spacing w:before="40" w:after="40"/>
      </w:pPr>
      <w:r>
        <w:t>Direct plan execution (no ARN)</w:t>
      </w:r>
    </w:p>
    <w:p w14:paraId="63311E6A" w14:textId="1F19971D" w:rsidR="005F5911" w:rsidRDefault="00F30925">
      <w:pPr>
        <w:pStyle w:val="ListParagraph"/>
        <w:numPr>
          <w:ilvl w:val="0"/>
          <w:numId w:val="2"/>
        </w:numPr>
        <w:spacing w:before="40" w:after="40"/>
      </w:pPr>
      <w:r>
        <w:t xml:space="preserve">GIFT City / IFSC fund investments (planned Phase </w:t>
      </w:r>
      <w:r w:rsidR="00D61673">
        <w:t>2</w:t>
      </w:r>
      <w:r>
        <w:t>)</w:t>
      </w:r>
    </w:p>
    <w:p w14:paraId="6E68B527" w14:textId="77777777" w:rsidR="005F5911" w:rsidRDefault="00F30925">
      <w:pPr>
        <w:pStyle w:val="ListParagraph"/>
        <w:numPr>
          <w:ilvl w:val="0"/>
          <w:numId w:val="2"/>
        </w:numPr>
        <w:spacing w:before="40" w:after="40"/>
      </w:pPr>
      <w:r>
        <w:t>International remittance integration (planned Phase 3)</w:t>
      </w:r>
    </w:p>
    <w:p w14:paraId="41FA818B" w14:textId="77777777" w:rsidR="005F5911" w:rsidRDefault="005F5911">
      <w:pPr>
        <w:spacing w:before="40" w:after="40"/>
      </w:pPr>
    </w:p>
    <w:p w14:paraId="42488C62" w14:textId="77777777" w:rsidR="005F5911" w:rsidRDefault="00F30925">
      <w:pPr>
        <w:pStyle w:val="Heading2"/>
        <w:pBdr>
          <w:bottom w:val="single" w:sz="4" w:space="2" w:color="D5E8F0"/>
        </w:pBdr>
      </w:pPr>
      <w:r>
        <w:t>2.3 Future Phases (Planned Scope)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5F5911" w14:paraId="702C50F1"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43E721A" w14:textId="77777777" w:rsidR="005F5911" w:rsidRDefault="00F30925">
            <w:r>
              <w:rPr>
                <w:b/>
                <w:bCs/>
                <w:color w:val="FFFFFF"/>
                <w:sz w:val="20"/>
                <w:szCs w:val="20"/>
              </w:rPr>
              <w:t>Feature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AAC3BDF" w14:textId="77777777" w:rsidR="005F5911" w:rsidRDefault="00F30925">
            <w:r>
              <w:rPr>
                <w:b/>
                <w:bCs/>
                <w:color w:val="FFFFFF"/>
                <w:sz w:val="20"/>
                <w:szCs w:val="20"/>
              </w:rPr>
              <w:t>Phase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818731" w14:textId="77777777" w:rsidR="005F5911" w:rsidRDefault="00F30925">
            <w:r>
              <w:rPr>
                <w:b/>
                <w:bCs/>
                <w:color w:val="FFFFFF"/>
                <w:sz w:val="20"/>
                <w:szCs w:val="20"/>
              </w:rPr>
              <w:t>Rationale / Dependency</w:t>
            </w:r>
          </w:p>
        </w:tc>
      </w:tr>
      <w:tr w:rsidR="005F5911" w14:paraId="39E5135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A2E33" w14:textId="77777777" w:rsidR="005F5911" w:rsidRDefault="00F30925">
            <w:r>
              <w:rPr>
                <w:sz w:val="20"/>
                <w:szCs w:val="20"/>
              </w:rPr>
              <w:t>PMS / AIF Execution + Marketplace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B5616" w14:textId="77777777" w:rsidR="005F5911" w:rsidRDefault="00F30925">
            <w:r>
              <w:rPr>
                <w:sz w:val="20"/>
                <w:szCs w:val="20"/>
              </w:rPr>
              <w:t>Phase 2</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251B3" w14:textId="77777777" w:rsidR="005F5911" w:rsidRDefault="00F30925">
            <w:r>
              <w:rPr>
                <w:sz w:val="20"/>
                <w:szCs w:val="20"/>
              </w:rPr>
              <w:t>SEBI registration, empanelled PMS/AIF managers, KYC-EDD for eligible investors. Interest capture in Phase 1.</w:t>
            </w:r>
          </w:p>
        </w:tc>
      </w:tr>
      <w:tr w:rsidR="005F5911" w14:paraId="4BDD8DD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41693" w14:textId="77777777" w:rsidR="005F5911" w:rsidRDefault="00F30925">
            <w:r>
              <w:rPr>
                <w:sz w:val="20"/>
                <w:szCs w:val="20"/>
              </w:rPr>
              <w:t>Unlisted Stocks, Bonds, NCDs Execution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2C5B2" w14:textId="77777777" w:rsidR="005F5911" w:rsidRDefault="00F30925">
            <w:r>
              <w:rPr>
                <w:sz w:val="20"/>
                <w:szCs w:val="20"/>
              </w:rPr>
              <w:t>Phase 2</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6EB4C" w14:textId="77777777" w:rsidR="005F5911" w:rsidRDefault="00F30925">
            <w:r>
              <w:rPr>
                <w:sz w:val="20"/>
                <w:szCs w:val="20"/>
              </w:rPr>
              <w:t>Depository participant tie-up, pricing data, settlement infrastructure. Interest capture in Phase 1.</w:t>
            </w:r>
          </w:p>
        </w:tc>
      </w:tr>
      <w:tr w:rsidR="005F5911" w14:paraId="3D8F40B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732AC" w14:textId="77777777" w:rsidR="005F5911" w:rsidRDefault="00F30925">
            <w:r>
              <w:rPr>
                <w:sz w:val="20"/>
                <w:szCs w:val="20"/>
              </w:rPr>
              <w:t>CA Services – Tax Filing &amp; Compliance (Full)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FA17C" w14:textId="77777777" w:rsidR="005F5911" w:rsidRDefault="00F30925">
            <w:r>
              <w:rPr>
                <w:sz w:val="20"/>
                <w:szCs w:val="20"/>
              </w:rPr>
              <w:t>Phase 2</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30A4F" w14:textId="77777777" w:rsidR="005F5911" w:rsidRDefault="00F30925">
            <w:r>
              <w:rPr>
                <w:sz w:val="20"/>
                <w:szCs w:val="20"/>
              </w:rPr>
              <w:t>CA empanelment, service delivery workflow, payment integration. Interest capture in Phase 1.</w:t>
            </w:r>
          </w:p>
        </w:tc>
      </w:tr>
      <w:tr w:rsidR="005F5911" w14:paraId="6943FD8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22896" w14:textId="77777777" w:rsidR="005F5911" w:rsidRDefault="00F30925">
            <w:r>
              <w:rPr>
                <w:sz w:val="20"/>
                <w:szCs w:val="20"/>
              </w:rPr>
              <w:t>GIFT City / IFSC Funds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BCB40" w14:textId="7DEB47D9" w:rsidR="005F5911" w:rsidRDefault="00F30925">
            <w:r>
              <w:rPr>
                <w:sz w:val="20"/>
                <w:szCs w:val="20"/>
              </w:rPr>
              <w:t xml:space="preserve">Phase </w:t>
            </w:r>
            <w:r w:rsidR="00B47839">
              <w:rPr>
                <w:sz w:val="20"/>
                <w:szCs w:val="20"/>
              </w:rPr>
              <w:t>1</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11809" w14:textId="77777777" w:rsidR="005F5911" w:rsidRDefault="00F30925">
            <w:r>
              <w:rPr>
                <w:sz w:val="20"/>
                <w:szCs w:val="20"/>
              </w:rPr>
              <w:t>SEBI IFSC license + AMC onboarding required</w:t>
            </w:r>
          </w:p>
        </w:tc>
      </w:tr>
      <w:tr w:rsidR="005F5911" w14:paraId="4531C03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25048" w14:textId="77777777" w:rsidR="005F5911" w:rsidRDefault="00F30925">
            <w:r>
              <w:rPr>
                <w:sz w:val="20"/>
                <w:szCs w:val="20"/>
              </w:rPr>
              <w:t>Equity / Derivatives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EA6E2" w14:textId="49147550" w:rsidR="005F5911" w:rsidRDefault="00F30925">
            <w:r>
              <w:rPr>
                <w:sz w:val="20"/>
                <w:szCs w:val="20"/>
              </w:rPr>
              <w:t xml:space="preserve">Phase </w:t>
            </w:r>
            <w:r w:rsidR="00B929E9">
              <w:rPr>
                <w:sz w:val="20"/>
                <w:szCs w:val="20"/>
              </w:rPr>
              <w:t>3</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505F1" w14:textId="77777777" w:rsidR="005F5911" w:rsidRDefault="00F30925">
            <w:r>
              <w:rPr>
                <w:sz w:val="20"/>
                <w:szCs w:val="20"/>
              </w:rPr>
              <w:t>NSE/BSE member registration, separate tech stack</w:t>
            </w:r>
          </w:p>
        </w:tc>
      </w:tr>
      <w:tr w:rsidR="005F5911" w14:paraId="719D713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82419" w14:textId="77777777" w:rsidR="005F5911" w:rsidRDefault="00F30925">
            <w:r>
              <w:rPr>
                <w:sz w:val="20"/>
                <w:szCs w:val="20"/>
              </w:rPr>
              <w:t>Remittance-to-Invest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DA14E" w14:textId="77777777" w:rsidR="005F5911" w:rsidRDefault="00F30925">
            <w:r>
              <w:rPr>
                <w:sz w:val="20"/>
                <w:szCs w:val="20"/>
              </w:rPr>
              <w:t>Phase 3</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21F75" w14:textId="77777777" w:rsidR="005F5911" w:rsidRDefault="00F30925">
            <w:r>
              <w:rPr>
                <w:sz w:val="20"/>
                <w:szCs w:val="20"/>
              </w:rPr>
              <w:t>FEMA cross-border partnership with licensed remitters</w:t>
            </w:r>
          </w:p>
        </w:tc>
      </w:tr>
      <w:tr w:rsidR="005F5911" w14:paraId="3DD1FE8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C4CA7" w14:textId="77777777" w:rsidR="005F5911" w:rsidRDefault="00F30925">
            <w:r>
              <w:rPr>
                <w:sz w:val="20"/>
                <w:szCs w:val="20"/>
              </w:rPr>
              <w:t>AI Tax Advisor Chat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57338" w14:textId="77777777" w:rsidR="005F5911" w:rsidRDefault="00F30925">
            <w:r>
              <w:rPr>
                <w:sz w:val="20"/>
                <w:szCs w:val="20"/>
              </w:rPr>
              <w:t>Phase 3</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1E8F0" w14:textId="77777777" w:rsidR="005F5911" w:rsidRDefault="00F30925">
            <w:r>
              <w:rPr>
                <w:sz w:val="20"/>
                <w:szCs w:val="20"/>
              </w:rPr>
              <w:t>LLM integration + tax data validation layer</w:t>
            </w:r>
          </w:p>
        </w:tc>
      </w:tr>
      <w:tr w:rsidR="005F5911" w14:paraId="42E2BDC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D60FF" w14:textId="77777777" w:rsidR="005F5911" w:rsidRDefault="00F30925">
            <w:r>
              <w:rPr>
                <w:sz w:val="20"/>
                <w:szCs w:val="20"/>
              </w:rPr>
              <w:t>Non-India NRI (GIFT City)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EF113" w14:textId="77777777" w:rsidR="005F5911" w:rsidRDefault="00F30925">
            <w:r>
              <w:rPr>
                <w:sz w:val="20"/>
                <w:szCs w:val="20"/>
              </w:rPr>
              <w:t>Phase 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348F6" w14:textId="77777777" w:rsidR="005F5911" w:rsidRDefault="00F30925">
            <w:r>
              <w:rPr>
                <w:sz w:val="20"/>
                <w:szCs w:val="20"/>
              </w:rPr>
              <w:t>Separate regulatory and product architecture required</w:t>
            </w:r>
          </w:p>
        </w:tc>
      </w:tr>
    </w:tbl>
    <w:p w14:paraId="0F97BF9C" w14:textId="77777777" w:rsidR="005F5911" w:rsidRDefault="00F30925">
      <w:r>
        <w:br w:type="page"/>
      </w:r>
    </w:p>
    <w:p w14:paraId="4B9E7340" w14:textId="77777777" w:rsidR="005F5911" w:rsidRDefault="00F30925">
      <w:pPr>
        <w:pStyle w:val="Heading1"/>
        <w:pBdr>
          <w:bottom w:val="single" w:sz="8" w:space="0" w:color="C55A11"/>
        </w:pBdr>
        <w:shd w:val="clear" w:color="auto" w:fill="1F4E79"/>
        <w:ind w:left="180" w:right="180"/>
      </w:pPr>
      <w:r>
        <w:t>3. Regulatory &amp; Compliance Framework</w:t>
      </w:r>
    </w:p>
    <w:p w14:paraId="18B84534" w14:textId="77777777" w:rsidR="005F5911" w:rsidRDefault="005F5911">
      <w:pPr>
        <w:spacing w:before="40" w:after="40"/>
      </w:pPr>
    </w:p>
    <w:p w14:paraId="7043A565" w14:textId="77777777" w:rsidR="005F5911" w:rsidRDefault="00F30925">
      <w:pPr>
        <w:pStyle w:val="Heading2"/>
        <w:pBdr>
          <w:bottom w:val="single" w:sz="4" w:space="2" w:color="D5E8F0"/>
        </w:pBdr>
      </w:pPr>
      <w:r>
        <w:t>3.1 Applicable Regulations</w:t>
      </w:r>
    </w:p>
    <w:p w14:paraId="5009759B" w14:textId="6D72721F" w:rsidR="00341EB5" w:rsidRDefault="00BE2070">
      <w:pPr>
        <w:pStyle w:val="ListParagraph"/>
        <w:numPr>
          <w:ilvl w:val="0"/>
          <w:numId w:val="2"/>
        </w:numPr>
        <w:spacing w:before="40" w:after="40"/>
        <w:rPr>
          <w:ins w:id="4" w:author="Kashish  Bhatia" w:date="2026-06-10T11:33:00Z" w16du:dateUtc="2026-06-10T06:03:00Z"/>
        </w:rPr>
      </w:pPr>
      <w:ins w:id="5" w:author="Kashish  Bhatia" w:date="2026-06-10T11:33:00Z" w16du:dateUtc="2026-06-10T06:03:00Z">
        <w:r>
          <w:t>Advertisi</w:t>
        </w:r>
        <w:r w:rsidR="00555D8B">
          <w:t xml:space="preserve">ng </w:t>
        </w:r>
        <w:r w:rsidR="00A46BAC">
          <w:t>Guide</w:t>
        </w:r>
        <w:r w:rsidR="0029206B">
          <w:t>lines</w:t>
        </w:r>
        <w:r w:rsidR="000033C4">
          <w:t xml:space="preserve"> </w:t>
        </w:r>
      </w:ins>
      <w:ins w:id="6" w:author="Kashish  Bhatia" w:date="2026-06-10T11:37:00Z" w16du:dateUtc="2026-06-10T06:07:00Z">
        <w:r w:rsidR="00DC0955">
          <w:t>(</w:t>
        </w:r>
        <w:r w:rsidR="00DB0E09">
          <w:t xml:space="preserve">social </w:t>
        </w:r>
        <w:r w:rsidR="00885164">
          <w:t>media</w:t>
        </w:r>
        <w:r w:rsidR="005B361B">
          <w:t>)</w:t>
        </w:r>
      </w:ins>
    </w:p>
    <w:p w14:paraId="4DB81F88" w14:textId="466C9E80" w:rsidR="005F5911" w:rsidRDefault="00F30925">
      <w:pPr>
        <w:pStyle w:val="ListParagraph"/>
        <w:numPr>
          <w:ilvl w:val="0"/>
          <w:numId w:val="2"/>
        </w:numPr>
        <w:spacing w:before="40" w:after="40"/>
      </w:pPr>
      <w:r>
        <w:t>RBI Master Direction –FEMA Regulations</w:t>
      </w:r>
    </w:p>
    <w:p w14:paraId="2B9E9420" w14:textId="77777777" w:rsidR="005F5911" w:rsidRDefault="00F30925">
      <w:pPr>
        <w:pStyle w:val="ListParagraph"/>
        <w:numPr>
          <w:ilvl w:val="0"/>
          <w:numId w:val="2"/>
        </w:numPr>
        <w:spacing w:before="40" w:after="40"/>
      </w:pPr>
      <w:r>
        <w:t>Prevention of Money Laundering Act (PMLA) and PMLA Rules, 2005</w:t>
      </w:r>
    </w:p>
    <w:p w14:paraId="7DA562CB" w14:textId="77777777" w:rsidR="005F5911" w:rsidRDefault="00F30925">
      <w:pPr>
        <w:pStyle w:val="ListParagraph"/>
        <w:numPr>
          <w:ilvl w:val="0"/>
          <w:numId w:val="2"/>
        </w:numPr>
        <w:spacing w:before="40" w:after="40"/>
      </w:pPr>
      <w:r>
        <w:t>FATCA – Foreign Account Tax Compliance Act (US)</w:t>
      </w:r>
    </w:p>
    <w:p w14:paraId="47DF661D" w14:textId="77777777" w:rsidR="005F5911" w:rsidRDefault="00F30925">
      <w:pPr>
        <w:pStyle w:val="ListParagraph"/>
        <w:numPr>
          <w:ilvl w:val="0"/>
          <w:numId w:val="2"/>
        </w:numPr>
        <w:spacing w:before="40" w:after="40"/>
      </w:pPr>
      <w:r>
        <w:t>Income Tax Act, 1961 – NRI taxation provisions (Sections 194, 195, 115D)</w:t>
      </w:r>
    </w:p>
    <w:p w14:paraId="605D40BF" w14:textId="77777777" w:rsidR="005F5911" w:rsidRDefault="00F30925">
      <w:pPr>
        <w:pStyle w:val="ListParagraph"/>
        <w:numPr>
          <w:ilvl w:val="0"/>
          <w:numId w:val="2"/>
        </w:numPr>
        <w:spacing w:before="40" w:after="40"/>
      </w:pPr>
      <w:r>
        <w:t>AMFI Guidelines for Mutual Fund Distributors</w:t>
      </w:r>
    </w:p>
    <w:p w14:paraId="7489D3E6" w14:textId="77777777" w:rsidR="005F5911" w:rsidRDefault="00F30925">
      <w:pPr>
        <w:pStyle w:val="ListParagraph"/>
        <w:numPr>
          <w:ilvl w:val="0"/>
          <w:numId w:val="2"/>
        </w:numPr>
        <w:spacing w:before="40" w:after="40"/>
      </w:pPr>
      <w:r>
        <w:t>SEBI (KYC Registration Agency) Regulations, 2011</w:t>
      </w:r>
    </w:p>
    <w:p w14:paraId="669309B3" w14:textId="77777777" w:rsidR="005F5911" w:rsidRDefault="00F30925">
      <w:pPr>
        <w:pStyle w:val="ListParagraph"/>
        <w:numPr>
          <w:ilvl w:val="0"/>
          <w:numId w:val="2"/>
        </w:numPr>
        <w:spacing w:before="40" w:after="40"/>
      </w:pPr>
      <w:r>
        <w:t>GDPR (General Data Protection Regulation) – for EU/UK-resident NRIs</w:t>
      </w:r>
    </w:p>
    <w:p w14:paraId="31E80EA4" w14:textId="64092A0F" w:rsidR="005F5911" w:rsidRDefault="00C00718">
      <w:pPr>
        <w:pStyle w:val="ListParagraph"/>
        <w:numPr>
          <w:ilvl w:val="0"/>
          <w:numId w:val="2"/>
        </w:numPr>
        <w:spacing w:before="40" w:after="40"/>
      </w:pPr>
      <w:r>
        <w:t>DPDP</w:t>
      </w:r>
    </w:p>
    <w:p w14:paraId="76C33031" w14:textId="77777777" w:rsidR="005F5911" w:rsidRDefault="005F5911">
      <w:pPr>
        <w:spacing w:before="40" w:after="40"/>
      </w:pPr>
    </w:p>
    <w:p w14:paraId="391CB2CD" w14:textId="77777777" w:rsidR="005F5911" w:rsidRDefault="00F30925">
      <w:pPr>
        <w:pStyle w:val="Heading2"/>
        <w:pBdr>
          <w:bottom w:val="single" w:sz="4" w:space="2" w:color="D5E8F0"/>
        </w:pBdr>
      </w:pPr>
      <w:r>
        <w:t>3.2 Mandatory Compliance Requirements</w:t>
      </w:r>
    </w:p>
    <w:p w14:paraId="1D0424A3" w14:textId="77777777" w:rsidR="005F5911" w:rsidRDefault="00F30925">
      <w:pPr>
        <w:pStyle w:val="ListParagraph"/>
        <w:numPr>
          <w:ilvl w:val="0"/>
          <w:numId w:val="2"/>
        </w:numPr>
        <w:spacing w:before="40" w:after="40"/>
      </w:pPr>
      <w:r>
        <w:t>CKYC / Video KYC with IPV (In-Person Verification)</w:t>
      </w:r>
    </w:p>
    <w:p w14:paraId="42FE439A" w14:textId="77777777" w:rsidR="005F5911" w:rsidRDefault="00F30925">
      <w:pPr>
        <w:pStyle w:val="ListParagraph"/>
        <w:numPr>
          <w:ilvl w:val="0"/>
          <w:numId w:val="2"/>
        </w:numPr>
        <w:spacing w:before="40" w:after="40"/>
      </w:pPr>
      <w:r>
        <w:t>CKYC Central Registry (CKYCR) fetch for existing KYC-compliant investors</w:t>
      </w:r>
    </w:p>
    <w:p w14:paraId="2F74423D" w14:textId="77777777" w:rsidR="005F5911" w:rsidRDefault="00F30925">
      <w:pPr>
        <w:pStyle w:val="ListParagraph"/>
        <w:numPr>
          <w:ilvl w:val="0"/>
          <w:numId w:val="2"/>
        </w:numPr>
        <w:spacing w:before="40" w:after="40"/>
      </w:pPr>
      <w:r>
        <w:t>FATCA &amp; CRS declarations (mandatory at onboarding)</w:t>
      </w:r>
    </w:p>
    <w:p w14:paraId="1A1DE917" w14:textId="77777777" w:rsidR="005F5911" w:rsidRDefault="00F30925">
      <w:pPr>
        <w:pStyle w:val="ListParagraph"/>
        <w:numPr>
          <w:ilvl w:val="0"/>
          <w:numId w:val="2"/>
        </w:numPr>
        <w:spacing w:before="40" w:after="40"/>
      </w:pPr>
      <w:r>
        <w:t>PEP, Sanctions (OFAC/UN/EU), and Adverse Media screening</w:t>
      </w:r>
    </w:p>
    <w:p w14:paraId="0883E369" w14:textId="77777777" w:rsidR="005F5911" w:rsidRDefault="00F30925">
      <w:pPr>
        <w:pStyle w:val="ListParagraph"/>
        <w:numPr>
          <w:ilvl w:val="0"/>
          <w:numId w:val="2"/>
        </w:numPr>
        <w:spacing w:before="40" w:after="40"/>
      </w:pPr>
      <w:r>
        <w:t>NRE / NRO account segregation at transaction level</w:t>
      </w:r>
    </w:p>
    <w:p w14:paraId="46B7F4A2" w14:textId="77777777" w:rsidR="005F5911" w:rsidRDefault="00F30925">
      <w:pPr>
        <w:pStyle w:val="ListParagraph"/>
        <w:numPr>
          <w:ilvl w:val="0"/>
          <w:numId w:val="2"/>
        </w:numPr>
        <w:spacing w:before="40" w:after="40"/>
      </w:pPr>
      <w:r>
        <w:t>Country-based MF eligibility enforcement (US, Canada, UK restrictions)</w:t>
      </w:r>
    </w:p>
    <w:p w14:paraId="1A30BB41" w14:textId="77777777" w:rsidR="005F5911" w:rsidRDefault="00F30925">
      <w:pPr>
        <w:pStyle w:val="ListParagraph"/>
        <w:numPr>
          <w:ilvl w:val="0"/>
          <w:numId w:val="2"/>
        </w:numPr>
        <w:spacing w:before="40" w:after="40"/>
      </w:pPr>
      <w:r>
        <w:t>AMFI ARN registration for regular plan distribution (mandatory pre-launch)</w:t>
      </w:r>
    </w:p>
    <w:p w14:paraId="5A8C5C44" w14:textId="77777777" w:rsidR="005F5911" w:rsidRDefault="00F30925">
      <w:pPr>
        <w:pStyle w:val="ListParagraph"/>
        <w:numPr>
          <w:ilvl w:val="0"/>
          <w:numId w:val="2"/>
        </w:numPr>
        <w:spacing w:before="40" w:after="40"/>
      </w:pPr>
      <w:r>
        <w:t>EUIN capture for all advisor-assisted transactions</w:t>
      </w:r>
    </w:p>
    <w:p w14:paraId="55BC8A9F" w14:textId="6C9EB784" w:rsidR="005F5911" w:rsidRDefault="00F30925">
      <w:pPr>
        <w:pStyle w:val="ListParagraph"/>
        <w:numPr>
          <w:ilvl w:val="0"/>
          <w:numId w:val="2"/>
        </w:numPr>
        <w:spacing w:before="40" w:after="40"/>
      </w:pPr>
      <w:r>
        <w:t xml:space="preserve">Complete audit trail and </w:t>
      </w:r>
      <w:r w:rsidRPr="002100A6">
        <w:rPr>
          <w:highlight w:val="yellow"/>
          <w:rPrChange w:id="7" w:author="Kashish  Bhatia" w:date="2026-06-10T11:40:00Z" w16du:dateUtc="2026-06-10T06:10:00Z">
            <w:rPr/>
          </w:rPrChange>
        </w:rPr>
        <w:t>5-year data retention</w:t>
      </w:r>
      <w:r>
        <w:t xml:space="preserve"> </w:t>
      </w:r>
      <w:ins w:id="8" w:author="Kashish  Bhatia" w:date="2026-06-10T11:41:00Z" w16du:dateUtc="2026-06-10T06:11:00Z">
        <w:r w:rsidR="00EB77DD">
          <w:t xml:space="preserve">or </w:t>
        </w:r>
        <w:r w:rsidR="001F7232">
          <w:t>hi</w:t>
        </w:r>
        <w:r w:rsidR="0092455D">
          <w:t xml:space="preserve">gher </w:t>
        </w:r>
        <w:r w:rsidR="00787A52">
          <w:t xml:space="preserve">as </w:t>
        </w:r>
        <w:r w:rsidR="00FA0CDB">
          <w:t xml:space="preserve">defined in </w:t>
        </w:r>
        <w:r w:rsidR="000B3820">
          <w:t xml:space="preserve">other </w:t>
        </w:r>
        <w:r w:rsidR="00FF3799">
          <w:t>law</w:t>
        </w:r>
      </w:ins>
      <w:r>
        <w:t>(per SEBI)</w:t>
      </w:r>
    </w:p>
    <w:p w14:paraId="64BE19B5" w14:textId="77777777" w:rsidR="005F5911" w:rsidRDefault="00F30925">
      <w:pPr>
        <w:pStyle w:val="ListParagraph"/>
        <w:numPr>
          <w:ilvl w:val="0"/>
          <w:numId w:val="2"/>
        </w:numPr>
        <w:spacing w:before="40" w:after="40"/>
      </w:pPr>
      <w:r>
        <w:t>Risk disclosure and suitability documentation</w:t>
      </w:r>
    </w:p>
    <w:p w14:paraId="3A0D3006" w14:textId="0F2472A3" w:rsidR="00D310A5" w:rsidRDefault="00252698">
      <w:pPr>
        <w:pStyle w:val="ListParagraph"/>
        <w:numPr>
          <w:ilvl w:val="0"/>
          <w:numId w:val="2"/>
        </w:numPr>
        <w:spacing w:before="40" w:after="40"/>
        <w:rPr>
          <w:ins w:id="9" w:author="Kashish  Bhatia" w:date="2026-06-10T11:40:00Z" w16du:dateUtc="2026-06-10T06:10:00Z"/>
        </w:rPr>
      </w:pPr>
      <w:ins w:id="10" w:author="Kashish  Bhatia" w:date="2026-06-10T11:40:00Z" w16du:dateUtc="2026-06-10T06:10:00Z">
        <w:r>
          <w:t xml:space="preserve">Disclaimers </w:t>
        </w:r>
        <w:r w:rsidR="004E7D45">
          <w:t>on the application</w:t>
        </w:r>
      </w:ins>
    </w:p>
    <w:p w14:paraId="6BED1AA7" w14:textId="78CF0C06" w:rsidR="005F5911" w:rsidRDefault="005F5911">
      <w:pPr>
        <w:spacing w:before="40" w:after="40"/>
      </w:pPr>
    </w:p>
    <w:p w14:paraId="02247A13" w14:textId="77777777" w:rsidR="005F5911" w:rsidRDefault="00F30925">
      <w:pPr>
        <w:pStyle w:val="Heading2"/>
        <w:pBdr>
          <w:bottom w:val="single" w:sz="4" w:space="2" w:color="D5E8F0"/>
        </w:pBdr>
      </w:pPr>
      <w:r>
        <w:t>3.3 TDS Rate Matrix (Definitive Reference)</w:t>
      </w:r>
    </w:p>
    <w:p w14:paraId="5F7E9516" w14:textId="77777777" w:rsidR="005F5911" w:rsidRDefault="005F5911">
      <w:pPr>
        <w:spacing w:before="40" w:after="4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680"/>
        <w:gridCol w:w="1440"/>
        <w:gridCol w:w="2400"/>
        <w:gridCol w:w="1500"/>
      </w:tblGrid>
      <w:tr w:rsidR="005F5911" w14:paraId="138B0A92"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A5419" w14:textId="77777777" w:rsidR="005F5911" w:rsidRDefault="00F30925">
            <w:r>
              <w:rPr>
                <w:b/>
                <w:bCs/>
                <w:color w:val="FFFFFF"/>
                <w:sz w:val="20"/>
                <w:szCs w:val="20"/>
              </w:rPr>
              <w:t>Asset Type</w:t>
            </w:r>
          </w:p>
        </w:tc>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0E8F428" w14:textId="77777777" w:rsidR="005F5911" w:rsidRDefault="00F30925">
            <w:r>
              <w:rPr>
                <w:b/>
                <w:bCs/>
                <w:color w:val="FFFFFF"/>
                <w:sz w:val="20"/>
                <w:szCs w:val="20"/>
              </w:rPr>
              <w:t>Holding Period</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EBA1C3" w14:textId="77777777" w:rsidR="005F5911" w:rsidRDefault="00F30925">
            <w:r>
              <w:rPr>
                <w:b/>
                <w:bCs/>
                <w:color w:val="FFFFFF"/>
                <w:sz w:val="20"/>
                <w:szCs w:val="20"/>
              </w:rPr>
              <w:t>Gain Type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A979CC" w14:textId="77777777" w:rsidR="005F5911" w:rsidRDefault="00F30925">
            <w:r>
              <w:rPr>
                <w:b/>
                <w:bCs/>
                <w:color w:val="FFFFFF"/>
                <w:sz w:val="20"/>
                <w:szCs w:val="20"/>
              </w:rPr>
              <w:t>TDS Rate (NRE &amp; NRO — Same)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B27DA6" w14:textId="77777777" w:rsidR="005F5911" w:rsidRDefault="00F30925">
            <w:r>
              <w:rPr>
                <w:b/>
                <w:bCs/>
                <w:color w:val="FFFFFF"/>
                <w:sz w:val="20"/>
                <w:szCs w:val="20"/>
              </w:rPr>
              <w:t>Surcharge + Cess</w:t>
            </w:r>
          </w:p>
        </w:tc>
      </w:tr>
      <w:tr w:rsidR="005F5911" w14:paraId="2C9A5433"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213E88" w14:textId="77777777" w:rsidR="005F5911" w:rsidRDefault="00F30925">
            <w:r>
              <w:rPr>
                <w:b/>
                <w:bCs/>
                <w:sz w:val="20"/>
                <w:szCs w:val="20"/>
              </w:rPr>
              <w:t>Equity / Equity-Oriented Funds (&gt;65% equity)</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8C9CA" w14:textId="77777777" w:rsidR="005F5911" w:rsidRDefault="00F30925">
            <w:r>
              <w:rPr>
                <w:sz w:val="20"/>
                <w:szCs w:val="20"/>
              </w:rPr>
              <w:t>&lt; 12 months</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210D0" w14:textId="77777777" w:rsidR="005F5911" w:rsidRDefault="00F30925">
            <w:r>
              <w:rPr>
                <w:sz w:val="20"/>
                <w:szCs w:val="20"/>
              </w:rPr>
              <w:t>STCG</w:t>
            </w:r>
          </w:p>
        </w:tc>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11BF1E1" w14:textId="77777777" w:rsidR="005F5911" w:rsidRDefault="00F30925">
            <w:r>
              <w:rPr>
                <w:sz w:val="20"/>
                <w:szCs w:val="20"/>
              </w:rPr>
              <w:t>20% (w.e.f. 23-Jul-2024)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AF0F3" w14:textId="77777777" w:rsidR="005F5911" w:rsidRDefault="00F30925">
            <w:r>
              <w:rPr>
                <w:sz w:val="20"/>
                <w:szCs w:val="20"/>
              </w:rPr>
              <w:t>Surcharge as applicable + 4% cess</w:t>
            </w:r>
          </w:p>
        </w:tc>
      </w:tr>
      <w:tr w:rsidR="005F5911" w14:paraId="1B46439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CF72A" w14:textId="77777777" w:rsidR="005F5911" w:rsidRDefault="00F30925">
            <w:r>
              <w:rPr>
                <w:sz w:val="20"/>
                <w:szCs w:val="20"/>
              </w:rPr>
              <w:t>Equity / Equity-Oriented Funds (&gt;65% equity)</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2E528" w14:textId="77777777" w:rsidR="005F5911" w:rsidRDefault="00F30925">
            <w:r>
              <w:rPr>
                <w:sz w:val="20"/>
                <w:szCs w:val="20"/>
              </w:rPr>
              <w:t>&gt;= 12 months</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DF810" w14:textId="77777777" w:rsidR="005F5911" w:rsidRDefault="00F30925">
            <w:r>
              <w:rPr>
                <w:sz w:val="20"/>
                <w:szCs w:val="20"/>
              </w:rPr>
              <w:t>LTCG on gains above Rs 1.25L</w:t>
            </w:r>
          </w:p>
        </w:tc>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482510F" w14:textId="77777777" w:rsidR="005F5911" w:rsidRDefault="00F30925">
            <w:r>
              <w:rPr>
                <w:sz w:val="20"/>
                <w:szCs w:val="20"/>
              </w:rPr>
              <w:t>12.5% (w.e.f. 23-Jul-2024)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C7EB8" w14:textId="77777777" w:rsidR="005F5911" w:rsidRDefault="00F30925">
            <w:r>
              <w:rPr>
                <w:sz w:val="20"/>
                <w:szCs w:val="20"/>
              </w:rPr>
              <w:t>Surcharge as applicable + 4% cess</w:t>
            </w:r>
          </w:p>
        </w:tc>
      </w:tr>
      <w:tr w:rsidR="005F5911" w14:paraId="53651E72"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9CD804" w14:textId="77777777" w:rsidR="005F5911" w:rsidRDefault="00F30925">
            <w:r>
              <w:rPr>
                <w:b/>
                <w:bCs/>
                <w:sz w:val="20"/>
                <w:szCs w:val="20"/>
              </w:rPr>
              <w:t>Debt / Non-Equity Funds (&lt;35% equity)</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80691" w14:textId="77777777" w:rsidR="005F5911" w:rsidRDefault="00F30925">
            <w:r>
              <w:rPr>
                <w:sz w:val="20"/>
                <w:szCs w:val="20"/>
              </w:rPr>
              <w:t>Any holding period</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0BEEC" w14:textId="77777777" w:rsidR="005F5911" w:rsidRDefault="00F30925">
            <w:r>
              <w:rPr>
                <w:sz w:val="20"/>
                <w:szCs w:val="20"/>
              </w:rPr>
              <w:t>STCG / LTCG</w:t>
            </w:r>
          </w:p>
        </w:tc>
        <w:tc>
          <w:tcPr>
            <w:tcW w:w="2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26919D6" w14:textId="77777777" w:rsidR="005F5911" w:rsidRDefault="00F30925">
            <w:r>
              <w:rPr>
                <w:sz w:val="20"/>
                <w:szCs w:val="20"/>
              </w:rPr>
              <w:t>30% (taxed at slab rate — w.e.f. 01-Apr-2023, no LTCG benefit for debt funds)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0DFC3" w14:textId="77777777" w:rsidR="005F5911" w:rsidRDefault="00F30925">
            <w:r>
              <w:rPr>
                <w:sz w:val="20"/>
                <w:szCs w:val="20"/>
              </w:rPr>
              <w:t>Surcharge as applicable + 4% cess</w:t>
            </w:r>
          </w:p>
        </w:tc>
      </w:tr>
      <w:tr w:rsidR="005F5911" w14:paraId="1E315850"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4DD6C0" w14:textId="77777777" w:rsidR="005F5911" w:rsidRDefault="00F30925">
            <w:r>
              <w:rPr>
                <w:b/>
                <w:bCs/>
                <w:sz w:val="20"/>
                <w:szCs w:val="20"/>
              </w:rPr>
              <w:t>Dividend / IDCW Payout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46DB2" w14:textId="77777777" w:rsidR="005F5911" w:rsidRDefault="00F30925">
            <w:r>
              <w:rPr>
                <w:sz w:val="20"/>
                <w:szCs w:val="20"/>
              </w:rPr>
              <w:t>Any</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13FB8" w14:textId="77777777" w:rsidR="005F5911" w:rsidRDefault="00F30925">
            <w:r>
              <w:rPr>
                <w:sz w:val="20"/>
                <w:szCs w:val="20"/>
              </w:rPr>
              <w:t>Dividend Income</w:t>
            </w:r>
          </w:p>
        </w:tc>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5D671ED" w14:textId="77777777" w:rsidR="005F5911" w:rsidRDefault="00F30925">
            <w:r>
              <w:rPr>
                <w:sz w:val="20"/>
                <w:szCs w:val="20"/>
              </w:rPr>
              <w:t>20% (Section 194 — from first rupee, no threshold for NRIs)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D6325" w14:textId="77777777" w:rsidR="005F5911" w:rsidRDefault="00F30925">
            <w:r>
              <w:rPr>
                <w:sz w:val="20"/>
                <w:szCs w:val="20"/>
              </w:rPr>
              <w:t>Surcharge as applicable + 4% cess</w:t>
            </w:r>
          </w:p>
        </w:tc>
      </w:tr>
      <w:tr w:rsidR="005F5911" w14:paraId="0FBBC318" w14:textId="77777777">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15AEAE" w14:textId="77777777" w:rsidR="005F5911" w:rsidRDefault="00F30925">
            <w:r>
              <w:rPr>
                <w:b/>
                <w:bCs/>
                <w:color w:val="375623"/>
                <w:sz w:val="20"/>
                <w:szCs w:val="20"/>
              </w:rPr>
              <w:t>GIFT City / IFSC Funds (Phase 3)</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B3D33" w14:textId="77777777" w:rsidR="005F5911" w:rsidRDefault="00F30925">
            <w:r>
              <w:rPr>
                <w:sz w:val="20"/>
                <w:szCs w:val="20"/>
              </w:rPr>
              <w:t>Any</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7AE43" w14:textId="77777777" w:rsidR="005F5911" w:rsidRDefault="00F30925">
            <w:r>
              <w:rPr>
                <w:sz w:val="20"/>
                <w:szCs w:val="20"/>
              </w:rPr>
              <w:t>Capital Gains</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07506EC" w14:textId="77777777" w:rsidR="005F5911" w:rsidRDefault="00F30925">
            <w:r>
              <w:rPr>
                <w:sz w:val="20"/>
                <w:szCs w:val="20"/>
              </w:rPr>
              <w:t>NIL — Exempt under Section 10(4D) of Income Tax Act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7699F" w14:textId="77777777" w:rsidR="005F5911" w:rsidRDefault="00F30925">
            <w:r>
              <w:rPr>
                <w:sz w:val="20"/>
                <w:szCs w:val="20"/>
              </w:rPr>
              <w:t>Nil</w:t>
            </w:r>
          </w:p>
        </w:tc>
      </w:tr>
      <w:tr w:rsidR="005F5911" w14:paraId="6C82594F" w14:textId="77777777">
        <w:tc>
          <w:tcPr>
            <w:tcW w:w="234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31382A64" w14:textId="77777777" w:rsidR="005F5911" w:rsidRDefault="00F30925">
            <w:r>
              <w:rPr>
                <w:b/>
                <w:bCs/>
                <w:color w:val="5B2C8D"/>
                <w:sz w:val="20"/>
                <w:szCs w:val="20"/>
              </w:rPr>
              <w:t>DTAA Benefit Countries (UAE, Singapore, Gulf states etc. — see Section 3.4)</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EFA6B" w14:textId="77777777" w:rsidR="005F5911" w:rsidRDefault="00F30925">
            <w:r>
              <w:rPr>
                <w:sz w:val="20"/>
                <w:szCs w:val="20"/>
              </w:rPr>
              <w:t>Any</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9CEA4" w14:textId="77777777" w:rsidR="005F5911" w:rsidRDefault="00F30925">
            <w:r>
              <w:rPr>
                <w:sz w:val="20"/>
                <w:szCs w:val="20"/>
              </w:rPr>
              <w:t>Capital Gains</w:t>
            </w:r>
          </w:p>
        </w:tc>
        <w:tc>
          <w:tcPr>
            <w:tcW w:w="240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3E990F0B" w14:textId="77777777" w:rsidR="005F5911" w:rsidRDefault="00F30925">
            <w:r>
              <w:rPr>
                <w:sz w:val="20"/>
                <w:szCs w:val="20"/>
              </w:rPr>
              <w:t>Potentially NIL on capital gains — exclusive taxing right to country of residence under residual clause. Standard TDS deducted; refund via ITR.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2EBF2" w14:textId="77777777" w:rsidR="005F5911" w:rsidRDefault="00F30925">
            <w:r>
              <w:rPr>
                <w:sz w:val="20"/>
                <w:szCs w:val="20"/>
              </w:rPr>
              <w:t>Nil (if country of residence has no capital gains tax)</w:t>
            </w:r>
          </w:p>
        </w:tc>
      </w:tr>
    </w:tbl>
    <w:p w14:paraId="5FA926F4" w14:textId="77777777" w:rsidR="005F5911" w:rsidRDefault="00F30925">
      <w:pPr>
        <w:pBdr>
          <w:left w:val="single" w:sz="12" w:space="4" w:color="5B2C8D"/>
        </w:pBdr>
        <w:shd w:val="clear" w:color="auto" w:fill="EDE0F5"/>
        <w:spacing w:before="80" w:after="80"/>
        <w:ind w:left="180" w:right="120"/>
      </w:pPr>
      <w:r>
        <w:rPr>
          <w:i/>
          <w:iCs/>
          <w:sz w:val="20"/>
          <w:szCs w:val="20"/>
        </w:rPr>
        <w:t>Key clarification for platform design: (1) Surcharge applies at 10% for income Rs 50L–1Cr, 15% for income above Rs 1Cr. Final TDS = Base Rate × (1 + Surcharge%) × 1.04 (cess). (2) AMC deducts TDS at source before crediting proceeds — the platform must display estimated TDS before investor confirms redemption. (3) NRE FD interest is tax-free in India, but MF capital gains from NRE-funded investments are fully taxable at rates above. (4) Effective from 01-Apr-2023, debt mutual funds are taxed at slab rates irrespective of holding period (indexation benefit removed).</w:t>
      </w:r>
    </w:p>
    <w:p w14:paraId="77485732" w14:textId="77777777" w:rsidR="005F5911" w:rsidRDefault="005F5911">
      <w:pPr>
        <w:spacing w:before="40" w:after="40"/>
      </w:pPr>
    </w:p>
    <w:p w14:paraId="2D462355" w14:textId="77777777" w:rsidR="005F5911" w:rsidRDefault="00F30925">
      <w:pPr>
        <w:pStyle w:val="Heading2"/>
        <w:pBdr>
          <w:bottom w:val="single" w:sz="4" w:space="2" w:color="D5E8F0"/>
        </w:pBdr>
      </w:pPr>
      <w:r>
        <w:t>3.4 DTAA Framework — Landmark ITAT Ruling &amp; Correct Treatment</w:t>
      </w:r>
    </w:p>
    <w:p w14:paraId="304FE123" w14:textId="77777777" w:rsidR="005F5911" w:rsidRDefault="005F5911">
      <w:pPr>
        <w:spacing w:before="40" w:after="40"/>
      </w:pPr>
    </w:p>
    <w:p w14:paraId="037CD58F" w14:textId="77777777" w:rsidR="005F5911" w:rsidRDefault="00F30925">
      <w:pPr>
        <w:pStyle w:val="Heading3"/>
      </w:pPr>
      <w:r>
        <w:t>3.4.1 The Legal Mechanism: Why Mutual Funds Fall Under the Residual Clause</w:t>
      </w:r>
    </w:p>
    <w:p w14:paraId="67197A41" w14:textId="77777777" w:rsidR="005F5911" w:rsidRDefault="00F30925">
      <w:pPr>
        <w:pStyle w:val="ListParagraph"/>
        <w:numPr>
          <w:ilvl w:val="0"/>
          <w:numId w:val="2"/>
        </w:numPr>
        <w:spacing w:before="40" w:after="40"/>
      </w:pPr>
      <w:r>
        <w:t>Indian Mutual Funds are structured as TRUSTS under SEBI regulations — not as companies. Therefore, MF units are NOT "shares of a company" under any DTAA.</w:t>
      </w:r>
    </w:p>
    <w:p w14:paraId="57740F5D" w14:textId="77777777" w:rsidR="005F5911" w:rsidRDefault="00F30925">
      <w:pPr>
        <w:pStyle w:val="ListParagraph"/>
        <w:numPr>
          <w:ilvl w:val="0"/>
          <w:numId w:val="2"/>
        </w:numPr>
        <w:spacing w:before="40" w:after="40"/>
      </w:pPr>
      <w:r>
        <w:t>Under most DTAAs, Article 13 addresses capital gains. Clauses 1–4 typically cover: (1) immovable property, (2) business assets, (3) ships/aircraft, (4) shares in property-holding companies. MF units fall into none of these.</w:t>
      </w:r>
    </w:p>
    <w:p w14:paraId="1A7E5760" w14:textId="77777777" w:rsidR="005F5911" w:rsidRDefault="00F30925">
      <w:pPr>
        <w:pStyle w:val="ListParagraph"/>
        <w:numPr>
          <w:ilvl w:val="0"/>
          <w:numId w:val="2"/>
        </w:numPr>
        <w:spacing w:before="40" w:after="40"/>
      </w:pPr>
      <w:r>
        <w:t>The "Residual Clause" (typically Article 13(5) or equivalent) then applies: "Gains from alienation of any other property shall be taxable only in the Contracting State of which the alienator is a resident."</w:t>
      </w:r>
    </w:p>
    <w:p w14:paraId="7BEAC9A0" w14:textId="77777777" w:rsidR="005F5911" w:rsidRDefault="00F30925">
      <w:pPr>
        <w:pStyle w:val="ListParagraph"/>
        <w:numPr>
          <w:ilvl w:val="0"/>
          <w:numId w:val="2"/>
        </w:numPr>
        <w:spacing w:before="40" w:after="40"/>
      </w:pPr>
      <w:r>
        <w:t>Implication: If the country of residence does not levy capital gains tax (e.g., UAE, Singapore, Gulf states), the effective tax liability on Indian MF gains becomes ZERO — in both countries.</w:t>
      </w:r>
    </w:p>
    <w:p w14:paraId="7945F176" w14:textId="77777777" w:rsidR="005F5911" w:rsidRDefault="00F30925">
      <w:pPr>
        <w:pStyle w:val="ListParagraph"/>
        <w:numPr>
          <w:ilvl w:val="0"/>
          <w:numId w:val="2"/>
        </w:numPr>
        <w:spacing w:before="40" w:after="40"/>
      </w:pPr>
      <w:r>
        <w:t>Section 90(2) of the Income Tax Act gives taxpayers the right to choose whichever is more beneficial — domestic law or treaty. If the treaty exempts income, India cannot tax it.</w:t>
      </w:r>
    </w:p>
    <w:p w14:paraId="5C19C384" w14:textId="77777777" w:rsidR="00AC4AAE" w:rsidRDefault="00AC4AAE" w:rsidP="00AC4AAE">
      <w:pPr>
        <w:spacing w:before="40" w:after="40"/>
      </w:pPr>
    </w:p>
    <w:p w14:paraId="40DECCA6" w14:textId="77777777" w:rsidR="00AC4AAE" w:rsidRDefault="00AC4AAE" w:rsidP="00AC4AAE">
      <w:pPr>
        <w:spacing w:before="40" w:after="40"/>
      </w:pPr>
    </w:p>
    <w:p w14:paraId="2E1A43DF" w14:textId="77777777" w:rsidR="005F5911" w:rsidRDefault="00F30925">
      <w:pPr>
        <w:pStyle w:val="Heading3"/>
      </w:pPr>
      <w:r>
        <w:t>3.4.2 Landmark ITAT Rulings (Binding Precedent)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2"/>
        <w:gridCol w:w="2274"/>
        <w:gridCol w:w="1152"/>
        <w:gridCol w:w="2882"/>
      </w:tblGrid>
      <w:tr w:rsidR="005F5911" w14:paraId="04B4D7BE"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AA9662" w14:textId="77777777" w:rsidR="005F5911" w:rsidRDefault="00F30925">
            <w:r>
              <w:rPr>
                <w:b/>
                <w:bCs/>
                <w:color w:val="FFFFFF"/>
                <w:sz w:val="20"/>
                <w:szCs w:val="20"/>
              </w:rPr>
              <w:t>Case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57F54E" w14:textId="77777777" w:rsidR="005F5911" w:rsidRDefault="00F30925">
            <w:r>
              <w:rPr>
                <w:b/>
                <w:bCs/>
                <w:color w:val="FFFFFF"/>
                <w:sz w:val="20"/>
                <w:szCs w:val="20"/>
              </w:rPr>
              <w:t>Tribunal &amp; Date</w:t>
            </w:r>
          </w:p>
        </w:tc>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6AAB05" w14:textId="77777777" w:rsidR="005F5911" w:rsidRDefault="00F30925">
            <w:r>
              <w:rPr>
                <w:b/>
                <w:bCs/>
                <w:color w:val="FFFFFF"/>
                <w:sz w:val="20"/>
                <w:szCs w:val="20"/>
              </w:rPr>
              <w:t>Country</w:t>
            </w:r>
          </w:p>
        </w:tc>
        <w:tc>
          <w:tcPr>
            <w:tcW w:w="296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2FB80F" w14:textId="77777777" w:rsidR="005F5911" w:rsidRDefault="00F30925">
            <w:r>
              <w:rPr>
                <w:b/>
                <w:bCs/>
                <w:color w:val="FFFFFF"/>
                <w:sz w:val="20"/>
                <w:szCs w:val="20"/>
              </w:rPr>
              <w:t>Ruling</w:t>
            </w:r>
          </w:p>
        </w:tc>
      </w:tr>
      <w:tr w:rsidR="005F5911" w14:paraId="74268F6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541A8" w14:textId="77777777" w:rsidR="005F5911" w:rsidRDefault="00F30925">
            <w:r>
              <w:rPr>
                <w:sz w:val="20"/>
                <w:szCs w:val="20"/>
              </w:rPr>
              <w:t>Saket Kanoi vs. DCIT [2024] 168 taxmann.com 418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49543" w14:textId="77777777" w:rsidR="005F5911" w:rsidRDefault="00F30925">
            <w:r>
              <w:rPr>
                <w:sz w:val="20"/>
                <w:szCs w:val="20"/>
              </w:rPr>
              <w:t>Delhi ITAT – 23 October 2024</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EECE7" w14:textId="77777777" w:rsidR="005F5911" w:rsidRDefault="00F30925">
            <w:r>
              <w:rPr>
                <w:sz w:val="20"/>
                <w:szCs w:val="20"/>
              </w:rPr>
              <w:t>UAE</w:t>
            </w:r>
          </w:p>
        </w:tc>
        <w:tc>
          <w:tcPr>
            <w:tcW w:w="2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33149" w14:textId="77777777" w:rsidR="005F5911" w:rsidRDefault="00F30925">
            <w:r>
              <w:rPr>
                <w:sz w:val="20"/>
                <w:szCs w:val="20"/>
              </w:rPr>
              <w:t>Capital gains on Indian MF units held by UAE-resident NRI are NOT taxable in India. Article 13(5) of India-UAE DTAA assigns exclusive taxing rights to UAE. Since UAE imposes no personal capital gains tax, liability = NIL.</w:t>
            </w:r>
          </w:p>
        </w:tc>
      </w:tr>
      <w:tr w:rsidR="005F5911" w14:paraId="7E6DF12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8C3CE" w14:textId="77777777" w:rsidR="005F5911" w:rsidRDefault="00F30925">
            <w:r>
              <w:rPr>
                <w:sz w:val="20"/>
                <w:szCs w:val="20"/>
              </w:rPr>
              <w:t>Anushka Sanjay Shah vs. ITO (ITA No. 1763/Mum/2023)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C77B3" w14:textId="77777777" w:rsidR="005F5911" w:rsidRDefault="00F30925">
            <w:r>
              <w:rPr>
                <w:sz w:val="20"/>
                <w:szCs w:val="20"/>
              </w:rPr>
              <w:t>Mumbai ITAT – 26 March 2025</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8DAE7" w14:textId="77777777" w:rsidR="005F5911" w:rsidRDefault="00F30925">
            <w:r>
              <w:rPr>
                <w:sz w:val="20"/>
                <w:szCs w:val="20"/>
              </w:rPr>
              <w:t>Singapore</w:t>
            </w:r>
          </w:p>
        </w:tc>
        <w:tc>
          <w:tcPr>
            <w:tcW w:w="2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2B7B1" w14:textId="77777777" w:rsidR="005F5911" w:rsidRDefault="00F30925">
            <w:r>
              <w:rPr>
                <w:sz w:val="20"/>
                <w:szCs w:val="20"/>
              </w:rPr>
              <w:t>Capital gains of Rs 1.35 crore from Indian MF redemptions (equity + debt) NOT taxable in India under Article 13(4) of India-Singapore DTAA. Taxing right rests solely with Singapore. Since Singapore imposes no capital gains tax, liability = NIL.</w:t>
            </w:r>
          </w:p>
        </w:tc>
      </w:tr>
    </w:tbl>
    <w:p w14:paraId="5AC9DFCD" w14:textId="783BD8C4" w:rsidR="005F5911" w:rsidRDefault="00F30925">
      <w:pPr>
        <w:pBdr>
          <w:left w:val="single" w:sz="12" w:space="4" w:color="C55A11"/>
        </w:pBdr>
        <w:shd w:val="clear" w:color="auto" w:fill="FCE4D6"/>
        <w:spacing w:before="80" w:after="80"/>
        <w:ind w:left="180" w:right="120"/>
      </w:pPr>
      <w:r>
        <w:rPr>
          <w:sz w:val="20"/>
          <w:szCs w:val="20"/>
        </w:rPr>
        <w:t xml:space="preserve">Important caveat: </w:t>
      </w:r>
      <w:r w:rsidR="00AC4AAE">
        <w:rPr>
          <w:sz w:val="20"/>
          <w:szCs w:val="20"/>
        </w:rPr>
        <w:t>ITAT</w:t>
      </w:r>
      <w:r>
        <w:rPr>
          <w:sz w:val="20"/>
          <w:szCs w:val="20"/>
        </w:rPr>
        <w:t xml:space="preserve"> rulings are being appealed by the Indian Income Tax Department. The legal position may evolve. Platform should flag this uncertainty to investors and recommend they consult a tax advisor. As of May 2026, the ITAT rulings stand and NRIs in UAE/Singapore can claim this benefit.</w:t>
      </w:r>
    </w:p>
    <w:p w14:paraId="0D9BABF2" w14:textId="77777777" w:rsidR="005F5911" w:rsidRDefault="005F5911">
      <w:pPr>
        <w:spacing w:before="40" w:after="40"/>
      </w:pPr>
    </w:p>
    <w:p w14:paraId="282008AE" w14:textId="77777777" w:rsidR="005F5911" w:rsidRDefault="00F30925">
      <w:pPr>
        <w:pStyle w:val="Heading3"/>
      </w:pPr>
      <w:r>
        <w:t>3.4.3 Country-Wise DTAA Classification for Capital Gains on Mutual Funds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3"/>
        <w:gridCol w:w="1152"/>
        <w:gridCol w:w="2311"/>
        <w:gridCol w:w="1424"/>
        <w:gridCol w:w="2370"/>
      </w:tblGrid>
      <w:tr w:rsidR="005F5911" w14:paraId="05E37BF9" w14:textId="77777777">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F9C3AA" w14:textId="77777777" w:rsidR="005F5911" w:rsidRDefault="00F30925">
            <w:r>
              <w:rPr>
                <w:b/>
                <w:bCs/>
                <w:color w:val="FFFFFF"/>
                <w:sz w:val="20"/>
                <w:szCs w:val="20"/>
              </w:rPr>
              <w:t>Country / Region</w:t>
            </w:r>
          </w:p>
        </w:tc>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D44366" w14:textId="77777777" w:rsidR="005F5911" w:rsidRDefault="00F30925">
            <w:r>
              <w:rPr>
                <w:b/>
                <w:bCs/>
                <w:color w:val="FFFFFF"/>
                <w:sz w:val="20"/>
                <w:szCs w:val="20"/>
              </w:rPr>
              <w:t>DTAA Article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2A7698" w14:textId="77777777" w:rsidR="005F5911" w:rsidRDefault="00F30925">
            <w:r>
              <w:rPr>
                <w:b/>
                <w:bCs/>
                <w:color w:val="FFFFFF"/>
                <w:sz w:val="20"/>
                <w:szCs w:val="20"/>
              </w:rPr>
              <w:t>Tax Treatment in India</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149D8D" w14:textId="77777777" w:rsidR="005F5911" w:rsidRDefault="00F30925">
            <w:r>
              <w:rPr>
                <w:b/>
                <w:bCs/>
                <w:color w:val="FFFFFF"/>
                <w:sz w:val="20"/>
                <w:szCs w:val="20"/>
              </w:rPr>
              <w:t>Resident Country Tax</w:t>
            </w:r>
          </w:p>
        </w:tc>
        <w:tc>
          <w:tcPr>
            <w:tcW w:w="242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AED1FA3" w14:textId="77777777" w:rsidR="005F5911" w:rsidRDefault="00F30925">
            <w:r>
              <w:rPr>
                <w:b/>
                <w:bCs/>
                <w:color w:val="FFFFFF"/>
                <w:sz w:val="20"/>
                <w:szCs w:val="20"/>
              </w:rPr>
              <w:t>Effective Outcome</w:t>
            </w:r>
          </w:p>
        </w:tc>
      </w:tr>
      <w:tr w:rsidR="005F5911" w14:paraId="5BB0C302" w14:textId="77777777">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317A513" w14:textId="77777777" w:rsidR="005F5911" w:rsidRDefault="00F30925">
            <w:r>
              <w:rPr>
                <w:b/>
                <w:bCs/>
                <w:color w:val="375623"/>
                <w:sz w:val="20"/>
                <w:szCs w:val="20"/>
              </w:rPr>
              <w:t>UAE</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4846C" w14:textId="77777777" w:rsidR="005F5911" w:rsidRDefault="00F30925">
            <w:r>
              <w:rPr>
                <w:sz w:val="20"/>
                <w:szCs w:val="20"/>
              </w:rPr>
              <w:t>Article 13(5)</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CF8F7C2" w14:textId="77777777" w:rsidR="005F5911" w:rsidRDefault="00F30925">
            <w:r>
              <w:rPr>
                <w:sz w:val="20"/>
                <w:szCs w:val="20"/>
              </w:rPr>
              <w:t>India has NO taxing right — exclusive right to UAE</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64593C3" w14:textId="77777777" w:rsidR="005F5911" w:rsidRDefault="00F30925">
            <w:r>
              <w:rPr>
                <w:sz w:val="20"/>
                <w:szCs w:val="20"/>
              </w:rPr>
              <w:t>NIL (UAE has no capital gains tax)</w:t>
            </w:r>
          </w:p>
        </w:tc>
        <w:tc>
          <w:tcPr>
            <w:tcW w:w="2424"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64261DB" w14:textId="77777777" w:rsidR="005F5911" w:rsidRDefault="00F30925">
            <w:r>
              <w:rPr>
                <w:b/>
                <w:bCs/>
                <w:color w:val="375623"/>
                <w:sz w:val="20"/>
                <w:szCs w:val="20"/>
              </w:rPr>
              <w:t>ZERO TAX on MF capital gains in both countries</w:t>
            </w:r>
          </w:p>
        </w:tc>
      </w:tr>
      <w:tr w:rsidR="005F5911" w14:paraId="78780D21" w14:textId="77777777">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7360343" w14:textId="77777777" w:rsidR="005F5911" w:rsidRDefault="00F30925">
            <w:r>
              <w:rPr>
                <w:b/>
                <w:bCs/>
                <w:color w:val="375623"/>
                <w:sz w:val="20"/>
                <w:szCs w:val="20"/>
              </w:rPr>
              <w:t>Singapore</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7EB84" w14:textId="77777777" w:rsidR="005F5911" w:rsidRDefault="00F30925">
            <w:r>
              <w:rPr>
                <w:sz w:val="20"/>
                <w:szCs w:val="20"/>
              </w:rPr>
              <w:t>Article 13(4)</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C83206A" w14:textId="77777777" w:rsidR="005F5911" w:rsidRDefault="00F30925">
            <w:r>
              <w:rPr>
                <w:sz w:val="20"/>
                <w:szCs w:val="20"/>
              </w:rPr>
              <w:t>India has NO taxing right — exclusive right to Singapore</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D7F46D9" w14:textId="77777777" w:rsidR="005F5911" w:rsidRDefault="00F30925">
            <w:r>
              <w:rPr>
                <w:sz w:val="20"/>
                <w:szCs w:val="20"/>
              </w:rPr>
              <w:t>NIL (Singapore has no capital gains tax)</w:t>
            </w:r>
          </w:p>
        </w:tc>
        <w:tc>
          <w:tcPr>
            <w:tcW w:w="2424"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CD991E" w14:textId="77777777" w:rsidR="005F5911" w:rsidRDefault="00F30925">
            <w:r>
              <w:rPr>
                <w:b/>
                <w:bCs/>
                <w:color w:val="375623"/>
                <w:sz w:val="20"/>
                <w:szCs w:val="20"/>
              </w:rPr>
              <w:t>ZERO TAX on MF capital gains in both countries</w:t>
            </w:r>
          </w:p>
        </w:tc>
      </w:tr>
      <w:tr w:rsidR="005F5911" w14:paraId="797B27C9" w14:textId="77777777">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09CA725" w14:textId="77777777" w:rsidR="005F5911" w:rsidRDefault="00F30925">
            <w:r>
              <w:rPr>
                <w:b/>
                <w:bCs/>
                <w:color w:val="375623"/>
                <w:sz w:val="20"/>
                <w:szCs w:val="20"/>
              </w:rPr>
              <w:t>Saudi Arabia, Kuwait, Oman, Qatar, Bahrain</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50F89" w14:textId="77777777" w:rsidR="005F5911" w:rsidRDefault="00F30925">
            <w:r>
              <w:rPr>
                <w:sz w:val="20"/>
                <w:szCs w:val="20"/>
              </w:rPr>
              <w:t>Article 13(6) or equivalent</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F1AD20" w14:textId="77777777" w:rsidR="005F5911" w:rsidRDefault="00F30925">
            <w:r>
              <w:rPr>
                <w:sz w:val="20"/>
                <w:szCs w:val="20"/>
              </w:rPr>
              <w:t>India has NO taxing right — exclusive right to country of residence</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08B5A7F" w14:textId="77777777" w:rsidR="005F5911" w:rsidRDefault="00F30925">
            <w:r>
              <w:rPr>
                <w:sz w:val="20"/>
                <w:szCs w:val="20"/>
              </w:rPr>
              <w:t>NIL (Gulf states have no personal capital gains tax)</w:t>
            </w:r>
          </w:p>
        </w:tc>
        <w:tc>
          <w:tcPr>
            <w:tcW w:w="2424"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D1BAAFB" w14:textId="77777777" w:rsidR="005F5911" w:rsidRDefault="00F30925">
            <w:r>
              <w:rPr>
                <w:b/>
                <w:bCs/>
                <w:color w:val="375623"/>
                <w:sz w:val="20"/>
                <w:szCs w:val="20"/>
              </w:rPr>
              <w:t>ZERO TAX — same mechanism as UAE/Singapore</w:t>
            </w:r>
          </w:p>
        </w:tc>
      </w:tr>
      <w:tr w:rsidR="005F5911" w14:paraId="7AA9D64E"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4B24A9A" w14:textId="77777777" w:rsidR="005F5911" w:rsidRDefault="00F30925">
            <w:r>
              <w:rPr>
                <w:b/>
                <w:bCs/>
                <w:color w:val="BF8F00"/>
                <w:sz w:val="20"/>
                <w:szCs w:val="20"/>
              </w:rPr>
              <w:t>Germany, France, Malaysia, Netherlands</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49DBB" w14:textId="77777777" w:rsidR="005F5911" w:rsidRDefault="00F30925">
            <w:r>
              <w:rPr>
                <w:sz w:val="20"/>
                <w:szCs w:val="20"/>
              </w:rPr>
              <w:t>Residual clause</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B83FA15" w14:textId="77777777" w:rsidR="005F5911" w:rsidRDefault="00F30925">
            <w:r>
              <w:rPr>
                <w:sz w:val="20"/>
                <w:szCs w:val="20"/>
              </w:rPr>
              <w:t>India has NO taxing right — exclusive right to country of residence</w:t>
            </w:r>
          </w:p>
        </w:tc>
        <w:tc>
          <w:tcPr>
            <w:tcW w:w="14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11DC7BB" w14:textId="77777777" w:rsidR="005F5911" w:rsidRDefault="00F30925">
            <w:r>
              <w:rPr>
                <w:sz w:val="20"/>
                <w:szCs w:val="20"/>
              </w:rPr>
              <w:t>Capital gains taxable at local rates (varies by country)</w:t>
            </w:r>
          </w:p>
        </w:tc>
        <w:tc>
          <w:tcPr>
            <w:tcW w:w="2424"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E840B15" w14:textId="77777777" w:rsidR="005F5911" w:rsidRDefault="00F30925">
            <w:r>
              <w:rPr>
                <w:sz w:val="20"/>
                <w:szCs w:val="20"/>
              </w:rPr>
              <w:t>Taxable in country of residence only; capital gains tax rate of resident country applies</w:t>
            </w:r>
          </w:p>
        </w:tc>
      </w:tr>
      <w:tr w:rsidR="005F5911" w14:paraId="4FE571A4" w14:textId="77777777">
        <w:tc>
          <w:tcPr>
            <w:tcW w:w="2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08F5895" w14:textId="77777777" w:rsidR="005F5911" w:rsidRDefault="00F30925">
            <w:r>
              <w:rPr>
                <w:b/>
                <w:bCs/>
                <w:color w:val="C55A11"/>
                <w:sz w:val="20"/>
                <w:szCs w:val="20"/>
              </w:rPr>
              <w:t>United Kingdom</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63BD8" w14:textId="77777777" w:rsidR="005F5911" w:rsidRDefault="00F30925">
            <w:r>
              <w:rPr>
                <w:sz w:val="20"/>
                <w:szCs w:val="20"/>
              </w:rPr>
              <w:t>Article 14</w:t>
            </w:r>
          </w:p>
        </w:tc>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F72C700" w14:textId="77777777" w:rsidR="005F5911" w:rsidRDefault="00F30925">
            <w:r>
              <w:rPr>
                <w:sz w:val="20"/>
                <w:szCs w:val="20"/>
              </w:rPr>
              <w:t>Taxable IN INDIA at Indian domestic rates (20% STCG / 12.5% LTCG)</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1493CD0" w14:textId="77777777" w:rsidR="005F5911" w:rsidRDefault="00F30925">
            <w:r>
              <w:rPr>
                <w:sz w:val="20"/>
                <w:szCs w:val="20"/>
              </w:rPr>
              <w:t>Capital gains taxable in UK (10%–20% CGT)</w:t>
            </w:r>
          </w:p>
        </w:tc>
        <w:tc>
          <w:tcPr>
            <w:tcW w:w="2424"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1AEF478" w14:textId="77777777" w:rsidR="005F5911" w:rsidRDefault="00F30925">
            <w:r>
              <w:rPr>
                <w:sz w:val="20"/>
                <w:szCs w:val="20"/>
              </w:rPr>
              <w:t>Taxed in India; Foreign Tax Credit (FTC) claimable in UK to avoid double taxation</w:t>
            </w:r>
          </w:p>
        </w:tc>
      </w:tr>
      <w:tr w:rsidR="005F5911" w14:paraId="76230405" w14:textId="77777777">
        <w:tc>
          <w:tcPr>
            <w:tcW w:w="21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0457672" w14:textId="77777777" w:rsidR="005F5911" w:rsidRDefault="00F30925">
            <w:r>
              <w:rPr>
                <w:b/>
                <w:bCs/>
                <w:color w:val="C00000"/>
                <w:sz w:val="20"/>
                <w:szCs w:val="20"/>
              </w:rPr>
              <w:t>United States of America</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D365" w14:textId="77777777" w:rsidR="005F5911" w:rsidRDefault="00F30925">
            <w:r>
              <w:rPr>
                <w:sz w:val="20"/>
                <w:szCs w:val="20"/>
              </w:rPr>
              <w:t>Article 13</w:t>
            </w:r>
          </w:p>
        </w:tc>
        <w:tc>
          <w:tcPr>
            <w:tcW w:w="2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2003BDAF" w14:textId="77777777" w:rsidR="005F5911" w:rsidRDefault="00F30925">
            <w:r>
              <w:rPr>
                <w:sz w:val="20"/>
                <w:szCs w:val="20"/>
              </w:rPr>
              <w:t>Taxable IN INDIA at Indian domestic rates</w:t>
            </w:r>
          </w:p>
        </w:tc>
        <w:tc>
          <w:tcPr>
            <w:tcW w:w="144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4A909CF1" w14:textId="77777777" w:rsidR="005F5911" w:rsidRDefault="00F30925">
            <w:r>
              <w:rPr>
                <w:sz w:val="20"/>
                <w:szCs w:val="20"/>
              </w:rPr>
              <w:t>Taxable in USA (+ PFIC treatment — see Section 3.5)</w:t>
            </w:r>
          </w:p>
        </w:tc>
        <w:tc>
          <w:tcPr>
            <w:tcW w:w="2424"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28E1B680" w14:textId="77777777" w:rsidR="005F5911" w:rsidRDefault="00F30925">
            <w:r>
              <w:rPr>
                <w:sz w:val="20"/>
                <w:szCs w:val="20"/>
              </w:rPr>
              <w:t>Double compliance burden — taxable in India AND subject to US PFIC rules. FTC available in US but complicated by PFIC.</w:t>
            </w:r>
          </w:p>
        </w:tc>
      </w:tr>
      <w:tr w:rsidR="005F5911" w14:paraId="507BB000" w14:textId="77777777">
        <w:tc>
          <w:tcPr>
            <w:tcW w:w="2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85E2482" w14:textId="77777777" w:rsidR="005F5911" w:rsidRDefault="00F30925">
            <w:r>
              <w:rPr>
                <w:b/>
                <w:bCs/>
                <w:color w:val="C55A11"/>
                <w:sz w:val="20"/>
                <w:szCs w:val="20"/>
              </w:rPr>
              <w:t>Canada</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B7043" w14:textId="77777777" w:rsidR="005F5911" w:rsidRDefault="00F30925">
            <w:r>
              <w:rPr>
                <w:sz w:val="20"/>
                <w:szCs w:val="20"/>
              </w:rPr>
              <w:t>Article 13</w:t>
            </w:r>
          </w:p>
        </w:tc>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1FE766E" w14:textId="77777777" w:rsidR="005F5911" w:rsidRDefault="00F30925">
            <w:r>
              <w:rPr>
                <w:sz w:val="20"/>
                <w:szCs w:val="20"/>
              </w:rPr>
              <w:t>Both countries may tax — India and Canada</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A124DB9" w14:textId="77777777" w:rsidR="005F5911" w:rsidRDefault="00F30925">
            <w:r>
              <w:rPr>
                <w:sz w:val="20"/>
                <w:szCs w:val="20"/>
              </w:rPr>
              <w:t>Capital gains taxable in Canada</w:t>
            </w:r>
          </w:p>
        </w:tc>
        <w:tc>
          <w:tcPr>
            <w:tcW w:w="2424"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B3CA466" w14:textId="77777777" w:rsidR="005F5911" w:rsidRDefault="00F30925">
            <w:r>
              <w:rPr>
                <w:sz w:val="20"/>
                <w:szCs w:val="20"/>
              </w:rPr>
              <w:t>FTC claimable in Canada to offset India tax. FAPI rules add complexity.</w:t>
            </w:r>
          </w:p>
        </w:tc>
      </w:tr>
      <w:tr w:rsidR="005F5911" w14:paraId="5205E666" w14:textId="77777777">
        <w:tc>
          <w:tcPr>
            <w:tcW w:w="2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41BCCC3" w14:textId="77777777" w:rsidR="005F5911" w:rsidRDefault="00F30925">
            <w:r>
              <w:rPr>
                <w:b/>
                <w:bCs/>
                <w:color w:val="C55A11"/>
                <w:sz w:val="20"/>
                <w:szCs w:val="20"/>
              </w:rPr>
              <w:t>Australia</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B29BC" w14:textId="77777777" w:rsidR="005F5911" w:rsidRDefault="00F30925">
            <w:r>
              <w:rPr>
                <w:sz w:val="20"/>
                <w:szCs w:val="20"/>
              </w:rPr>
              <w:t>Residual clause (verify)</w:t>
            </w:r>
          </w:p>
        </w:tc>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ACCE36B" w14:textId="77777777" w:rsidR="005F5911" w:rsidRDefault="00F30925">
            <w:r>
              <w:rPr>
                <w:sz w:val="20"/>
                <w:szCs w:val="20"/>
              </w:rPr>
              <w:t>Check specific treaty text — may assign rights to India</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13D5CB6" w14:textId="77777777" w:rsidR="005F5911" w:rsidRDefault="00F30925">
            <w:r>
              <w:rPr>
                <w:sz w:val="20"/>
                <w:szCs w:val="20"/>
              </w:rPr>
              <w:t>Capital gains taxable in Australia (CGT applies)</w:t>
            </w:r>
          </w:p>
        </w:tc>
        <w:tc>
          <w:tcPr>
            <w:tcW w:w="2424"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A1A679E" w14:textId="77777777" w:rsidR="005F5911" w:rsidRDefault="00F30925">
            <w:r>
              <w:rPr>
                <w:sz w:val="20"/>
                <w:szCs w:val="20"/>
              </w:rPr>
              <w:t>Verify specific Article 13 language; FTC mechanism available</w:t>
            </w:r>
          </w:p>
        </w:tc>
      </w:tr>
    </w:tbl>
    <w:p w14:paraId="4764BFC4" w14:textId="77777777" w:rsidR="005F5911" w:rsidRDefault="005F5911">
      <w:pPr>
        <w:spacing w:before="40" w:after="40"/>
      </w:pPr>
    </w:p>
    <w:p w14:paraId="7F1DA927" w14:textId="77777777" w:rsidR="005F5911" w:rsidRDefault="00F30925">
      <w:pPr>
        <w:pStyle w:val="Heading3"/>
      </w:pPr>
      <w:r>
        <w:t>3.4.4 Operational Process for Claiming DTAA Zero-Tax Benefit</w:t>
      </w:r>
    </w:p>
    <w:p w14:paraId="2FEF2D0A" w14:textId="77777777" w:rsidR="005F5911" w:rsidRDefault="00F30925">
      <w:pPr>
        <w:pStyle w:val="ListParagraph"/>
        <w:numPr>
          <w:ilvl w:val="0"/>
          <w:numId w:val="2"/>
        </w:numPr>
        <w:spacing w:before="40" w:after="40"/>
      </w:pPr>
      <w:r>
        <w:t>Step 1: Investor submits TRC (Tax Residency Certificate from UAE/Singapore Ministry of Finance / equivalent authority) + signed Form 10F via platform before redemption.</w:t>
      </w:r>
    </w:p>
    <w:p w14:paraId="059F9375" w14:textId="1E0DAA2C" w:rsidR="005F5911" w:rsidRDefault="00F30925">
      <w:pPr>
        <w:pStyle w:val="ListParagraph"/>
        <w:numPr>
          <w:ilvl w:val="0"/>
          <w:numId w:val="2"/>
        </w:numPr>
        <w:spacing w:before="40" w:after="40"/>
      </w:pPr>
      <w:r>
        <w:t xml:space="preserve">Step 2: </w:t>
      </w:r>
      <w:del w:id="11" w:author="Kashish  Bhatia" w:date="2026-06-10T11:46:00Z" w16du:dateUtc="2026-06-10T06:16:00Z">
        <w:r w:rsidDel="0005255A">
          <w:delText xml:space="preserve">Compliance </w:delText>
        </w:r>
      </w:del>
      <w:ins w:id="12" w:author="Kashish  Bhatia" w:date="2026-06-10T11:46:00Z" w16du:dateUtc="2026-06-10T06:16:00Z">
        <w:r w:rsidR="0005255A">
          <w:t>Finan</w:t>
        </w:r>
        <w:r w:rsidR="0018458D">
          <w:t>ce</w:t>
        </w:r>
        <w:r w:rsidR="0005255A">
          <w:t xml:space="preserve"> </w:t>
        </w:r>
      </w:ins>
      <w:r>
        <w:t xml:space="preserve">team validates documents. On approval, system flags </w:t>
      </w:r>
      <w:r w:rsidR="000365B3">
        <w:t>investors</w:t>
      </w:r>
      <w:r>
        <w:t xml:space="preserve"> as "DTAA Exempt" for capital gains — zero TDS to be deducted by AMC.</w:t>
      </w:r>
    </w:p>
    <w:p w14:paraId="55E8932B" w14:textId="77777777" w:rsidR="005F5911" w:rsidRDefault="00F30925">
      <w:pPr>
        <w:pStyle w:val="ListParagraph"/>
        <w:numPr>
          <w:ilvl w:val="0"/>
          <w:numId w:val="2"/>
        </w:numPr>
        <w:spacing w:before="40" w:after="40"/>
      </w:pPr>
      <w:r>
        <w:t>Step 3: Platform notifies AMC / RTA of DTAA exemption status for that folio. AMC applies nil TDS at redemption.</w:t>
      </w:r>
    </w:p>
    <w:p w14:paraId="5662C424" w14:textId="3270B49D" w:rsidR="005F5911" w:rsidRDefault="00F30925">
      <w:pPr>
        <w:pStyle w:val="ListParagraph"/>
        <w:numPr>
          <w:ilvl w:val="0"/>
          <w:numId w:val="2"/>
        </w:numPr>
        <w:spacing w:before="40" w:after="40"/>
      </w:pPr>
      <w:r>
        <w:t xml:space="preserve">If documents </w:t>
      </w:r>
      <w:r w:rsidR="00A156F0">
        <w:t>were submitted</w:t>
      </w:r>
      <w:r>
        <w:t xml:space="preserve"> AFTER redemption: AMC would have deducted standard TDS (20%/12.5%). Investor claims full refund by filing ITR in India and showing DTAA exemption.</w:t>
      </w:r>
    </w:p>
    <w:p w14:paraId="260B8C05" w14:textId="77777777" w:rsidR="005F5911" w:rsidRDefault="00F30925">
      <w:pPr>
        <w:pStyle w:val="ListParagraph"/>
        <w:numPr>
          <w:ilvl w:val="0"/>
          <w:numId w:val="2"/>
        </w:numPr>
        <w:spacing w:before="40" w:after="40"/>
      </w:pPr>
      <w:r>
        <w:t>TRC validity: Typically issued for one financial year. Platform tracks expiry and sends renewal reminder 60 days before expiry. Post-expiry, standard TDS resumes until renewed.</w:t>
      </w:r>
    </w:p>
    <w:p w14:paraId="240767B9" w14:textId="77777777" w:rsidR="005F5911" w:rsidRDefault="00F30925">
      <w:pPr>
        <w:pStyle w:val="ListParagraph"/>
        <w:numPr>
          <w:ilvl w:val="0"/>
          <w:numId w:val="2"/>
        </w:numPr>
        <w:spacing w:before="40" w:after="40"/>
      </w:pPr>
      <w:r>
        <w:t>Form 10F: One-time or annual filing on Indian Income Tax portal. System must track Form 10F validity alongside TRC.</w:t>
      </w:r>
    </w:p>
    <w:p w14:paraId="4B22D7C2" w14:textId="77777777" w:rsidR="005F5911" w:rsidRDefault="00F30925">
      <w:pPr>
        <w:pStyle w:val="ListParagraph"/>
        <w:numPr>
          <w:ilvl w:val="0"/>
          <w:numId w:val="2"/>
        </w:numPr>
        <w:spacing w:before="40" w:after="40"/>
      </w:pPr>
      <w:r>
        <w:t>Self-declaration letter: Addressed to AMC/CAMS/KFintech — platform generates this automatically based on investor profile and DTAA country.</w:t>
      </w:r>
    </w:p>
    <w:p w14:paraId="12BC061F" w14:textId="77777777" w:rsidR="005F5911" w:rsidRDefault="005F5911">
      <w:pPr>
        <w:spacing w:before="40" w:after="40"/>
      </w:pPr>
    </w:p>
    <w:p w14:paraId="5243822B" w14:textId="77777777" w:rsidR="005F5911" w:rsidRDefault="00F30925">
      <w:pPr>
        <w:pStyle w:val="Heading3"/>
      </w:pPr>
      <w:r>
        <w:t>3.4.5 DTAA Dashboard on Platform</w:t>
      </w:r>
    </w:p>
    <w:p w14:paraId="02E57A3A" w14:textId="77777777" w:rsidR="005F5911" w:rsidRDefault="00F30925">
      <w:pPr>
        <w:pStyle w:val="ListParagraph"/>
        <w:numPr>
          <w:ilvl w:val="0"/>
          <w:numId w:val="2"/>
        </w:numPr>
        <w:spacing w:before="40" w:after="40"/>
      </w:pPr>
      <w:r>
        <w:t>Show: DTAA status (Active / Expired / Not Submitted)</w:t>
      </w:r>
    </w:p>
    <w:p w14:paraId="388EA4F0" w14:textId="775A4A50" w:rsidR="005F5911" w:rsidRDefault="00F30925">
      <w:pPr>
        <w:pStyle w:val="ListParagraph"/>
        <w:numPr>
          <w:ilvl w:val="0"/>
          <w:numId w:val="2"/>
        </w:numPr>
        <w:spacing w:before="40" w:after="40"/>
      </w:pPr>
      <w:r>
        <w:t xml:space="preserve">Show: "Capital Gains Tax Saved via DTAA this FY: Rs </w:t>
      </w:r>
      <w:r w:rsidR="00A156F0">
        <w:t>XXXX”</w:t>
      </w:r>
      <w:r>
        <w:t xml:space="preserve"> calculated as standard TDS rate × gains, displayed as savings</w:t>
      </w:r>
    </w:p>
    <w:p w14:paraId="535A68ED" w14:textId="77777777" w:rsidR="005F5911" w:rsidRDefault="00F30925">
      <w:pPr>
        <w:pStyle w:val="ListParagraph"/>
        <w:numPr>
          <w:ilvl w:val="0"/>
          <w:numId w:val="2"/>
        </w:numPr>
        <w:spacing w:before="40" w:after="40"/>
      </w:pPr>
      <w:r>
        <w:t>Show: TRC expiry date with countdown and renewal prompt</w:t>
      </w:r>
    </w:p>
    <w:p w14:paraId="4E781F7E" w14:textId="77777777" w:rsidR="005F5911" w:rsidRDefault="00F30925">
      <w:pPr>
        <w:pStyle w:val="ListParagraph"/>
        <w:numPr>
          <w:ilvl w:val="0"/>
          <w:numId w:val="2"/>
        </w:numPr>
        <w:spacing w:before="40" w:after="40"/>
      </w:pPr>
      <w:r>
        <w:t>For UK/Canada/Australia NRIs: Show standard TDS deducted + explanation of FTC claim process in their country of residence</w:t>
      </w:r>
    </w:p>
    <w:p w14:paraId="715D04FB" w14:textId="77777777" w:rsidR="005F5911" w:rsidRDefault="00F30925">
      <w:pPr>
        <w:pStyle w:val="ListParagraph"/>
        <w:numPr>
          <w:ilvl w:val="0"/>
          <w:numId w:val="2"/>
        </w:numPr>
        <w:spacing w:before="40" w:after="40"/>
      </w:pPr>
      <w:r>
        <w:t>For UAE/Singapore NRIs with DTAA not yet activated: Proactively prompt with estimated annual tax saving if they activate DTAA benefit</w:t>
      </w:r>
    </w:p>
    <w:p w14:paraId="1894F3B8" w14:textId="77777777" w:rsidR="005F5911" w:rsidRDefault="005F5911">
      <w:pPr>
        <w:spacing w:before="40" w:after="40"/>
      </w:pPr>
    </w:p>
    <w:p w14:paraId="255687ED" w14:textId="77777777" w:rsidR="005F5911" w:rsidRDefault="00F30925">
      <w:pPr>
        <w:pStyle w:val="Heading2"/>
        <w:pBdr>
          <w:bottom w:val="single" w:sz="4" w:space="2" w:color="D5E8F0"/>
        </w:pBdr>
      </w:pPr>
      <w:r>
        <w:t>3.5 PFIC Policy – US and Canada NRIs</w:t>
      </w:r>
    </w:p>
    <w:p w14:paraId="03A95DC7" w14:textId="77777777" w:rsidR="005F5911" w:rsidRDefault="00F30925">
      <w:pPr>
        <w:pBdr>
          <w:left w:val="single" w:sz="12" w:space="4" w:color="C00000"/>
        </w:pBdr>
        <w:shd w:val="clear" w:color="auto" w:fill="FFE0E0"/>
        <w:spacing w:before="80" w:after="80"/>
        <w:ind w:left="180" w:right="120"/>
      </w:pPr>
      <w:r>
        <w:rPr>
          <w:sz w:val="20"/>
          <w:szCs w:val="20"/>
        </w:rPr>
        <w:t>CRITICAL LEGAL RISK: Indian Mutual Funds are classified as Passive Foreign Investment Companies (PFICs) under US Internal Revenue Code Section 1291. US NRIs investing in Indian MFs may face punitive tax treatment under US law (excess distribution rules). US legal counsel must review and approve the platform's PFIC disclosure policy before US NRI onboarding is enabled.</w:t>
      </w:r>
    </w:p>
    <w:p w14:paraId="137F4422" w14:textId="77777777" w:rsidR="005F5911" w:rsidRDefault="005F5911">
      <w:pPr>
        <w:spacing w:before="40" w:after="40"/>
      </w:pPr>
    </w:p>
    <w:p w14:paraId="14657F9B" w14:textId="77777777" w:rsidR="005F5911" w:rsidRDefault="00F30925">
      <w:pPr>
        <w:pStyle w:val="ListParagraph"/>
        <w:numPr>
          <w:ilvl w:val="0"/>
          <w:numId w:val="2"/>
        </w:numPr>
        <w:spacing w:before="40" w:after="40"/>
      </w:pPr>
      <w:r>
        <w:t>Platform must display prominent PFIC risk disclosure at onboarding for US NRIs</w:t>
      </w:r>
    </w:p>
    <w:p w14:paraId="14DD1A14" w14:textId="77777777" w:rsidR="005F5911" w:rsidRDefault="00F30925">
      <w:pPr>
        <w:pStyle w:val="ListParagraph"/>
        <w:numPr>
          <w:ilvl w:val="0"/>
          <w:numId w:val="2"/>
        </w:numPr>
        <w:spacing w:before="40" w:after="40"/>
      </w:pPr>
      <w:r>
        <w:t>Consider restricting US NRIs to GIFT City / IFSC funds in Phase 3 (these are USD-denominated and do not carry PFIC classification)</w:t>
      </w:r>
    </w:p>
    <w:p w14:paraId="013E30A9" w14:textId="77777777" w:rsidR="005F5911" w:rsidRDefault="00F30925">
      <w:pPr>
        <w:pStyle w:val="ListParagraph"/>
        <w:numPr>
          <w:ilvl w:val="0"/>
          <w:numId w:val="2"/>
        </w:numPr>
        <w:spacing w:before="40" w:after="40"/>
      </w:pPr>
      <w:r>
        <w:t>Provide PFIC Annual Information Statement equivalent data in tax reports for US NRIs</w:t>
      </w:r>
    </w:p>
    <w:p w14:paraId="49DD6A22" w14:textId="77777777" w:rsidR="005F5911" w:rsidRDefault="00F30925">
      <w:pPr>
        <w:pStyle w:val="ListParagraph"/>
        <w:numPr>
          <w:ilvl w:val="0"/>
          <w:numId w:val="2"/>
        </w:numPr>
        <w:spacing w:before="40" w:after="40"/>
      </w:pPr>
      <w:r>
        <w:t>Canada NRIs face FAPI (Foreign Accrual Property Income) rules – similar disclosure required</w:t>
      </w:r>
    </w:p>
    <w:p w14:paraId="4E3D70AB" w14:textId="77777777" w:rsidR="005F5911" w:rsidRDefault="00F30925">
      <w:pPr>
        <w:pStyle w:val="ListParagraph"/>
        <w:numPr>
          <w:ilvl w:val="0"/>
          <w:numId w:val="2"/>
        </w:numPr>
        <w:spacing w:before="40" w:after="40"/>
      </w:pPr>
      <w:r>
        <w:t>Legal sign-off from US-qualified tax attorney is a hard dependency for US NRI activation</w:t>
      </w:r>
    </w:p>
    <w:p w14:paraId="26183F04" w14:textId="77777777" w:rsidR="005F5911" w:rsidRDefault="005F5911">
      <w:pPr>
        <w:spacing w:before="40" w:after="40"/>
      </w:pPr>
    </w:p>
    <w:p w14:paraId="0B364FB4" w14:textId="77777777" w:rsidR="005F5911" w:rsidRDefault="00F30925">
      <w:pPr>
        <w:pStyle w:val="Heading2"/>
        <w:pBdr>
          <w:bottom w:val="single" w:sz="4" w:space="2" w:color="D5E8F0"/>
        </w:pBdr>
      </w:pPr>
      <w:r>
        <w:t>3.6 Repatriation Rules – NRO Accounts</w:t>
      </w:r>
    </w:p>
    <w:p w14:paraId="3D9C584D" w14:textId="77777777" w:rsidR="005F5911" w:rsidRDefault="00F30925">
      <w:pPr>
        <w:pStyle w:val="ListParagraph"/>
        <w:numPr>
          <w:ilvl w:val="0"/>
          <w:numId w:val="2"/>
        </w:numPr>
        <w:spacing w:before="40" w:after="40"/>
      </w:pPr>
      <w:r>
        <w:t>NRO redemption proceeds are freely repatriable up to USD 1,000,000 per financial year per NRI</w:t>
      </w:r>
    </w:p>
    <w:p w14:paraId="31F44662" w14:textId="77777777" w:rsidR="005F5911" w:rsidRDefault="00F30925">
      <w:pPr>
        <w:pStyle w:val="ListParagraph"/>
        <w:numPr>
          <w:ilvl w:val="0"/>
          <w:numId w:val="2"/>
        </w:numPr>
        <w:spacing w:before="40" w:after="40"/>
      </w:pPr>
      <w:r>
        <w:t>Repatriation above USD 1M or equivalent requires CA certification (Form 15CB) and filing of Form 15CA on Income Tax portal</w:t>
      </w:r>
    </w:p>
    <w:p w14:paraId="53FEE675" w14:textId="77777777" w:rsidR="005F5911" w:rsidRDefault="00F30925">
      <w:pPr>
        <w:pStyle w:val="ListParagraph"/>
        <w:numPr>
          <w:ilvl w:val="0"/>
          <w:numId w:val="2"/>
        </w:numPr>
        <w:spacing w:before="40" w:after="40"/>
      </w:pPr>
      <w:r>
        <w:t>NRE redemption proceeds are freely repatriable without limit – no documentation required</w:t>
      </w:r>
    </w:p>
    <w:p w14:paraId="74DBECAC" w14:textId="77777777" w:rsidR="005F5911" w:rsidRDefault="00F30925">
      <w:pPr>
        <w:pStyle w:val="ListParagraph"/>
        <w:numPr>
          <w:ilvl w:val="0"/>
          <w:numId w:val="2"/>
        </w:numPr>
        <w:spacing w:before="40" w:after="40"/>
      </w:pPr>
      <w:r>
        <w:t>FCNR account proceeds: Repatriation is freely allowed (principal + interest)</w:t>
      </w:r>
    </w:p>
    <w:p w14:paraId="34136EFB" w14:textId="77777777" w:rsidR="005F5911" w:rsidRDefault="005F5911">
      <w:pPr>
        <w:spacing w:before="40" w:after="40"/>
      </w:pPr>
    </w:p>
    <w:p w14:paraId="68956D9F" w14:textId="77777777" w:rsidR="005F5911" w:rsidRDefault="00F30925">
      <w:pPr>
        <w:pStyle w:val="Heading2"/>
        <w:pBdr>
          <w:bottom w:val="single" w:sz="4" w:space="2" w:color="D5E8F0"/>
        </w:pBdr>
      </w:pPr>
      <w:r>
        <w:t>3.7 GDPR &amp; Data Privacy – EU / UK NRIs</w:t>
      </w:r>
    </w:p>
    <w:p w14:paraId="479B4FD1" w14:textId="77777777" w:rsidR="005F5911" w:rsidRDefault="00F30925">
      <w:pPr>
        <w:pStyle w:val="ListParagraph"/>
        <w:numPr>
          <w:ilvl w:val="0"/>
          <w:numId w:val="2"/>
        </w:numPr>
        <w:spacing w:before="40" w:after="40"/>
      </w:pPr>
      <w:r>
        <w:t>NRIs resident in EU/UK member states are covered under GDPR (General Data Protection Regulation)</w:t>
      </w:r>
    </w:p>
    <w:p w14:paraId="2C51E3B6" w14:textId="77777777" w:rsidR="005F5911" w:rsidRDefault="00F30925">
      <w:pPr>
        <w:pStyle w:val="ListParagraph"/>
        <w:numPr>
          <w:ilvl w:val="0"/>
          <w:numId w:val="2"/>
        </w:numPr>
        <w:spacing w:before="40" w:after="40"/>
      </w:pPr>
      <w:r>
        <w:t>Platform must implement: Right to erasure, data portability export, consent management, cookie policy</w:t>
      </w:r>
    </w:p>
    <w:p w14:paraId="5C998E57" w14:textId="77777777" w:rsidR="005F5911" w:rsidRDefault="00F30925">
      <w:pPr>
        <w:pStyle w:val="ListParagraph"/>
        <w:numPr>
          <w:ilvl w:val="0"/>
          <w:numId w:val="2"/>
        </w:numPr>
        <w:spacing w:before="40" w:after="40"/>
      </w:pPr>
      <w:r>
        <w:t>Data Processing Agreement (DPA) required with all third-party vendors processing EU NRI data</w:t>
      </w:r>
    </w:p>
    <w:p w14:paraId="09F6758D" w14:textId="77777777" w:rsidR="005F5911" w:rsidRDefault="00F30925">
      <w:pPr>
        <w:pStyle w:val="ListParagraph"/>
        <w:numPr>
          <w:ilvl w:val="0"/>
          <w:numId w:val="2"/>
        </w:numPr>
        <w:spacing w:before="40" w:after="40"/>
      </w:pPr>
      <w:r>
        <w:t>Data Protection Officer (DPO) appointment may be required if processing exceeds thresholds</w:t>
      </w:r>
    </w:p>
    <w:p w14:paraId="4F0862CF" w14:textId="77777777" w:rsidR="005F5911" w:rsidRDefault="00F30925">
      <w:pPr>
        <w:pStyle w:val="ListParagraph"/>
        <w:numPr>
          <w:ilvl w:val="0"/>
          <w:numId w:val="2"/>
        </w:numPr>
        <w:spacing w:before="40" w:after="40"/>
      </w:pPr>
      <w:r>
        <w:t>UK GDPR applies post-Brexit – equivalent standards required</w:t>
      </w:r>
    </w:p>
    <w:p w14:paraId="4366BBE7" w14:textId="77777777" w:rsidR="00F3766F" w:rsidRDefault="00F3766F" w:rsidP="00F3766F">
      <w:pPr>
        <w:spacing w:before="40" w:after="40"/>
        <w:rPr>
          <w:ins w:id="13" w:author="Kashish  Bhatia" w:date="2026-06-10T11:48:00Z" w16du:dateUtc="2026-06-10T06:18:00Z"/>
        </w:rPr>
        <w:pPrChange w:id="14" w:author="Kashish  Bhatia" w:date="2026-06-10T11:48:00Z" w16du:dateUtc="2026-06-10T06:18:00Z">
          <w:pPr>
            <w:pStyle w:val="ListParagraph"/>
            <w:numPr>
              <w:numId w:val="2"/>
            </w:numPr>
            <w:spacing w:before="40" w:after="40"/>
            <w:ind w:left="600" w:hanging="300"/>
          </w:pPr>
        </w:pPrChange>
      </w:pPr>
    </w:p>
    <w:p w14:paraId="29B65861" w14:textId="775B8FE5" w:rsidR="00EE7717" w:rsidRDefault="00AC2B28" w:rsidP="00F3766F">
      <w:pPr>
        <w:spacing w:before="40" w:after="40"/>
        <w:rPr>
          <w:ins w:id="15" w:author="Kashish  Bhatia" w:date="2026-06-10T11:48:00Z" w16du:dateUtc="2026-06-10T06:18:00Z"/>
        </w:rPr>
      </w:pPr>
      <w:ins w:id="16" w:author="Kashish  Bhatia" w:date="2026-06-10T11:48:00Z" w16du:dateUtc="2026-06-10T06:18:00Z">
        <w:r>
          <w:t xml:space="preserve">3.8 </w:t>
        </w:r>
        <w:r w:rsidR="00C95133">
          <w:t>DPDP</w:t>
        </w:r>
      </w:ins>
      <w:ins w:id="17" w:author="Kashish  Bhatia" w:date="2026-06-10T11:49:00Z" w16du:dateUtc="2026-06-10T06:19:00Z">
        <w:r w:rsidR="00A169CF">
          <w:t>A</w:t>
        </w:r>
      </w:ins>
      <w:ins w:id="18" w:author="Kashish  Bhatia" w:date="2026-06-10T11:48:00Z" w16du:dateUtc="2026-06-10T06:18:00Z">
        <w:r w:rsidR="008E6BA1">
          <w:t xml:space="preserve"> </w:t>
        </w:r>
      </w:ins>
      <w:ins w:id="19" w:author="Kashish  Bhatia" w:date="2026-06-10T11:49:00Z" w16du:dateUtc="2026-06-10T06:19:00Z">
        <w:r w:rsidR="00A86C40">
          <w:t>–</w:t>
        </w:r>
      </w:ins>
      <w:ins w:id="20" w:author="Kashish  Bhatia" w:date="2026-06-10T11:48:00Z" w16du:dateUtc="2026-06-10T06:18:00Z">
        <w:r w:rsidR="008E6BA1">
          <w:t xml:space="preserve"> </w:t>
        </w:r>
      </w:ins>
      <w:ins w:id="21" w:author="Kashish  Bhatia" w:date="2026-06-10T11:49:00Z" w16du:dateUtc="2026-06-10T06:19:00Z">
        <w:r w:rsidR="007B41F3">
          <w:t>C</w:t>
        </w:r>
        <w:r w:rsidR="00A86C40">
          <w:t>o</w:t>
        </w:r>
        <w:r w:rsidR="007B41F3">
          <w:t>mpliance</w:t>
        </w:r>
        <w:r w:rsidR="00A86C40">
          <w:t>:</w:t>
        </w:r>
      </w:ins>
    </w:p>
    <w:p w14:paraId="7E142E77" w14:textId="77777777" w:rsidR="006071C2" w:rsidRDefault="00ED66D1" w:rsidP="00562193">
      <w:pPr>
        <w:pStyle w:val="ListParagraph"/>
        <w:numPr>
          <w:ilvl w:val="0"/>
          <w:numId w:val="1"/>
        </w:numPr>
        <w:spacing w:before="40" w:after="40"/>
        <w:rPr>
          <w:ins w:id="22" w:author="Kashish  Bhatia" w:date="2026-06-10T11:49:00Z" w16du:dateUtc="2026-06-10T06:19:00Z"/>
        </w:rPr>
        <w:pPrChange w:id="23" w:author="Kashish  Bhatia" w:date="2026-06-10T11:49:00Z" w16du:dateUtc="2026-06-10T06:19:00Z">
          <w:pPr>
            <w:spacing w:before="40" w:after="40"/>
          </w:pPr>
        </w:pPrChange>
      </w:pPr>
      <w:ins w:id="24" w:author="Kashish  Bhatia" w:date="2026-06-10T11:49:00Z" w16du:dateUtc="2026-06-10T06:19:00Z">
        <w:r>
          <w:t>Consent Manage</w:t>
        </w:r>
        <w:r w:rsidR="00CA72DC">
          <w:t>r</w:t>
        </w:r>
      </w:ins>
    </w:p>
    <w:p w14:paraId="7D2213EB" w14:textId="64BCD779" w:rsidR="00E62F69" w:rsidRDefault="00A51C00" w:rsidP="00562193">
      <w:pPr>
        <w:pStyle w:val="ListParagraph"/>
        <w:numPr>
          <w:ilvl w:val="0"/>
          <w:numId w:val="1"/>
        </w:numPr>
        <w:spacing w:before="40" w:after="40"/>
        <w:rPr>
          <w:ins w:id="25" w:author="Kashish  Bhatia" w:date="2026-06-10T11:49:00Z" w16du:dateUtc="2026-06-10T06:19:00Z"/>
        </w:rPr>
      </w:pPr>
      <w:ins w:id="26" w:author="Kashish  Bhatia" w:date="2026-06-10T11:49:00Z" w16du:dateUtc="2026-06-10T06:19:00Z">
        <w:r>
          <w:t>Dis</w:t>
        </w:r>
        <w:r w:rsidR="008B6633">
          <w:t>claimer</w:t>
        </w:r>
        <w:r w:rsidR="00DC197B">
          <w:t>s</w:t>
        </w:r>
      </w:ins>
    </w:p>
    <w:p w14:paraId="3A255E65" w14:textId="4A342FFD" w:rsidR="00F47F22" w:rsidRDefault="007F3D18" w:rsidP="00562193">
      <w:pPr>
        <w:pStyle w:val="ListParagraph"/>
        <w:numPr>
          <w:ilvl w:val="0"/>
          <w:numId w:val="1"/>
        </w:numPr>
        <w:spacing w:before="40" w:after="40"/>
        <w:rPr>
          <w:ins w:id="27" w:author="Kashish  Bhatia" w:date="2026-06-10T11:49:00Z" w16du:dateUtc="2026-06-10T06:19:00Z"/>
        </w:rPr>
      </w:pPr>
      <w:ins w:id="28" w:author="Kashish  Bhatia" w:date="2026-06-10T11:50:00Z" w16du:dateUtc="2026-06-10T06:20:00Z">
        <w:r>
          <w:t>Withdrawal</w:t>
        </w:r>
      </w:ins>
      <w:ins w:id="29" w:author="Kashish  Bhatia" w:date="2026-06-10T11:49:00Z" w16du:dateUtc="2026-06-10T06:19:00Z">
        <w:r w:rsidR="00CA7D03">
          <w:t xml:space="preserve"> </w:t>
        </w:r>
        <w:r w:rsidR="00BF49AF">
          <w:t xml:space="preserve">of </w:t>
        </w:r>
      </w:ins>
      <w:ins w:id="30" w:author="Kashish  Bhatia" w:date="2026-06-10T11:50:00Z" w16du:dateUtc="2026-06-10T06:20:00Z">
        <w:r w:rsidR="006A610C">
          <w:t>d</w:t>
        </w:r>
      </w:ins>
      <w:ins w:id="31" w:author="Kashish  Bhatia" w:date="2026-06-10T11:49:00Z" w16du:dateUtc="2026-06-10T06:19:00Z">
        <w:r w:rsidR="00983DA8">
          <w:t>at</w:t>
        </w:r>
        <w:r w:rsidR="00D958FE">
          <w:t>a</w:t>
        </w:r>
      </w:ins>
    </w:p>
    <w:p w14:paraId="2A004091" w14:textId="3CBF3BEA" w:rsidR="00E3033C" w:rsidRDefault="009F267B" w:rsidP="00562193">
      <w:pPr>
        <w:pStyle w:val="ListParagraph"/>
        <w:numPr>
          <w:ilvl w:val="0"/>
          <w:numId w:val="1"/>
        </w:numPr>
        <w:spacing w:before="40" w:after="40"/>
        <w:rPr>
          <w:ins w:id="32" w:author="Kashish  Bhatia" w:date="2026-06-10T11:50:00Z" w16du:dateUtc="2026-06-10T06:20:00Z"/>
        </w:rPr>
      </w:pPr>
      <w:ins w:id="33" w:author="Kashish  Bhatia" w:date="2026-06-10T11:50:00Z" w16du:dateUtc="2026-06-10T06:20:00Z">
        <w:r>
          <w:t xml:space="preserve">Usage </w:t>
        </w:r>
        <w:r w:rsidR="00A015DC">
          <w:t>and priva</w:t>
        </w:r>
        <w:r w:rsidR="005B197E">
          <w:t xml:space="preserve">cy </w:t>
        </w:r>
        <w:r w:rsidR="003E3C0F">
          <w:t>policy</w:t>
        </w:r>
      </w:ins>
    </w:p>
    <w:p w14:paraId="0FC38F12" w14:textId="46043208" w:rsidR="005F5911" w:rsidRDefault="00F30925">
      <w:r>
        <w:br w:type="page"/>
      </w:r>
    </w:p>
    <w:p w14:paraId="5C546048" w14:textId="77777777" w:rsidR="005F5911" w:rsidRDefault="00F30925">
      <w:pPr>
        <w:pStyle w:val="Heading1"/>
        <w:pBdr>
          <w:bottom w:val="single" w:sz="8" w:space="0" w:color="C55A11"/>
        </w:pBdr>
        <w:shd w:val="clear" w:color="auto" w:fill="1F4E79"/>
        <w:ind w:left="180" w:right="180"/>
      </w:pPr>
      <w:r>
        <w:t>4. Stakeholders</w:t>
      </w:r>
    </w:p>
    <w:p w14:paraId="2BFE9395" w14:textId="77777777" w:rsidR="005F5911" w:rsidRDefault="005F5911">
      <w:pPr>
        <w:spacing w:before="40" w:after="4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5F5911" w14:paraId="3C48A7A2"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708468" w14:textId="77777777" w:rsidR="005F5911" w:rsidRDefault="00F30925">
            <w:r>
              <w:rPr>
                <w:b/>
                <w:bCs/>
                <w:color w:val="FFFFFF"/>
                <w:sz w:val="20"/>
                <w:szCs w:val="20"/>
              </w:rPr>
              <w:t>Stakeholder</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7947C58" w14:textId="77777777" w:rsidR="005F5911" w:rsidRDefault="00F30925">
            <w:r>
              <w:rPr>
                <w:b/>
                <w:bCs/>
                <w:color w:val="FFFFFF"/>
                <w:sz w:val="20"/>
                <w:szCs w:val="20"/>
              </w:rPr>
              <w:t>Responsibility</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7331C1" w14:textId="77777777" w:rsidR="005F5911" w:rsidRDefault="00F30925">
            <w:r>
              <w:rPr>
                <w:b/>
                <w:bCs/>
                <w:color w:val="FFFFFF"/>
                <w:sz w:val="20"/>
                <w:szCs w:val="20"/>
              </w:rPr>
              <w:t>Key Decisions / Dependencies</w:t>
            </w:r>
          </w:p>
        </w:tc>
      </w:tr>
      <w:tr w:rsidR="005F5911" w14:paraId="6BE8F5F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3C8B1" w14:textId="77777777" w:rsidR="005F5911" w:rsidRDefault="00F30925">
            <w:r>
              <w:rPr>
                <w:sz w:val="20"/>
                <w:szCs w:val="20"/>
              </w:rPr>
              <w:t>Business / Product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53977" w14:textId="77777777" w:rsidR="005F5911" w:rsidRDefault="00F30925">
            <w:pPr>
              <w:rPr>
                <w:sz w:val="20"/>
                <w:szCs w:val="20"/>
              </w:rPr>
            </w:pPr>
            <w:r>
              <w:rPr>
                <w:sz w:val="20"/>
                <w:szCs w:val="20"/>
              </w:rPr>
              <w:t>Product definition, user journeys, feature prioritization, regulatory alignment</w:t>
            </w:r>
          </w:p>
          <w:p w14:paraId="0B471C26" w14:textId="3478679A" w:rsidR="003944FC" w:rsidRDefault="003944FC">
            <w:r>
              <w:rPr>
                <w:sz w:val="20"/>
                <w:szCs w:val="20"/>
              </w:rPr>
              <w:t>Himanshu</w:t>
            </w:r>
            <w:r w:rsidR="00F24379">
              <w:rPr>
                <w:sz w:val="20"/>
                <w:szCs w:val="20"/>
              </w:rPr>
              <w:t xml:space="preserve"> / Sunny / Kamal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F9C38" w14:textId="77777777" w:rsidR="005F5911" w:rsidRDefault="00F30925">
            <w:r>
              <w:rPr>
                <w:sz w:val="20"/>
                <w:szCs w:val="20"/>
              </w:rPr>
              <w:t>Phasing decisions, vendor selection, business rules</w:t>
            </w:r>
          </w:p>
        </w:tc>
      </w:tr>
      <w:tr w:rsidR="005F5911" w14:paraId="33FEE6E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02A71" w14:textId="77777777" w:rsidR="005F5911" w:rsidRDefault="00F30925">
            <w:r>
              <w:rPr>
                <w:sz w:val="20"/>
                <w:szCs w:val="20"/>
              </w:rPr>
              <w:t>Technology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A2F29" w14:textId="7DE2FBF5" w:rsidR="005F5911" w:rsidRDefault="00F30925">
            <w:pPr>
              <w:rPr>
                <w:sz w:val="20"/>
                <w:szCs w:val="20"/>
              </w:rPr>
            </w:pPr>
            <w:r>
              <w:rPr>
                <w:sz w:val="20"/>
                <w:szCs w:val="20"/>
              </w:rPr>
              <w:t>Platform architecture, API integrations, security implementation, DevOps</w:t>
            </w:r>
            <w:r w:rsidR="00A97BA7">
              <w:rPr>
                <w:sz w:val="20"/>
                <w:szCs w:val="20"/>
              </w:rPr>
              <w:t>, Reconciliation</w:t>
            </w:r>
          </w:p>
          <w:p w14:paraId="49D90FAF" w14:textId="69D6BF4F" w:rsidR="00F24379" w:rsidRDefault="00F24379">
            <w:r>
              <w:t>Sunny / Kamal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B963A" w14:textId="77777777" w:rsidR="005F5911" w:rsidRDefault="00F30925">
            <w:r>
              <w:rPr>
                <w:sz w:val="20"/>
                <w:szCs w:val="20"/>
              </w:rPr>
              <w:t>Technology stack, integration approach, SLA targets</w:t>
            </w:r>
          </w:p>
        </w:tc>
      </w:tr>
      <w:tr w:rsidR="005F5911" w14:paraId="5882626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C9F08" w14:textId="53AE0076" w:rsidR="005F5911" w:rsidRDefault="00F30925">
            <w:r>
              <w:rPr>
                <w:sz w:val="20"/>
                <w:szCs w:val="20"/>
              </w:rPr>
              <w:t>Operations</w:t>
            </w:r>
            <w:r w:rsidR="0001556C">
              <w:rPr>
                <w:sz w:val="20"/>
                <w:szCs w:val="20"/>
              </w:rPr>
              <w:t xml:space="preserve"> / Service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348CD" w14:textId="64CAFDCE" w:rsidR="005F5911" w:rsidRDefault="00845415">
            <w:pPr>
              <w:rPr>
                <w:sz w:val="20"/>
                <w:szCs w:val="20"/>
              </w:rPr>
            </w:pPr>
            <w:r>
              <w:rPr>
                <w:sz w:val="20"/>
                <w:szCs w:val="20"/>
              </w:rPr>
              <w:t>E</w:t>
            </w:r>
            <w:r w:rsidR="00F30925">
              <w:rPr>
                <w:sz w:val="20"/>
                <w:szCs w:val="20"/>
              </w:rPr>
              <w:t xml:space="preserve">xception handling, client onboarding ops, </w:t>
            </w:r>
          </w:p>
          <w:p w14:paraId="149DC675" w14:textId="0BE722E2" w:rsidR="00F24379" w:rsidRDefault="0063137D">
            <w:r>
              <w:t>Richa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33419" w14:textId="77777777" w:rsidR="005F5911" w:rsidRDefault="00F30925">
            <w:r>
              <w:rPr>
                <w:sz w:val="20"/>
                <w:szCs w:val="20"/>
              </w:rPr>
              <w:t>Ops portal requirements, reconciliation TATs</w:t>
            </w:r>
          </w:p>
        </w:tc>
      </w:tr>
      <w:tr w:rsidR="005F5911" w14:paraId="6C356EE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5A931" w14:textId="77777777" w:rsidR="005F5911" w:rsidRDefault="00F30925">
            <w:r>
              <w:rPr>
                <w:sz w:val="20"/>
                <w:szCs w:val="20"/>
              </w:rPr>
              <w:t>Compliance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40230" w14:textId="5752B213" w:rsidR="005F5911" w:rsidRDefault="00F30925">
            <w:pPr>
              <w:rPr>
                <w:sz w:val="20"/>
                <w:szCs w:val="20"/>
              </w:rPr>
            </w:pPr>
            <w:r>
              <w:rPr>
                <w:sz w:val="20"/>
                <w:szCs w:val="20"/>
              </w:rPr>
              <w:t>AML, KYC, FATCA, DTAA, PFIC policy, audit, SEBI</w:t>
            </w:r>
            <w:ins w:id="34" w:author="Kashish  Bhatia" w:date="2026-06-10T11:52:00Z" w16du:dateUtc="2026-06-10T06:22:00Z">
              <w:r w:rsidR="003C521A">
                <w:rPr>
                  <w:sz w:val="20"/>
                  <w:szCs w:val="20"/>
                </w:rPr>
                <w:t xml:space="preserve"> (AMFI)</w:t>
              </w:r>
            </w:ins>
            <w:ins w:id="35" w:author="Kashish  Bhatia" w:date="2026-06-10T11:53:00Z" w16du:dateUtc="2026-06-10T06:23:00Z">
              <w:r w:rsidR="00960A61">
                <w:rPr>
                  <w:sz w:val="20"/>
                  <w:szCs w:val="20"/>
                </w:rPr>
                <w:t>, DPD</w:t>
              </w:r>
              <w:r w:rsidR="000C5BCC">
                <w:rPr>
                  <w:sz w:val="20"/>
                  <w:szCs w:val="20"/>
                </w:rPr>
                <w:t>P</w:t>
              </w:r>
              <w:r w:rsidR="005350B1">
                <w:rPr>
                  <w:sz w:val="20"/>
                  <w:szCs w:val="20"/>
                </w:rPr>
                <w:t>A</w:t>
              </w:r>
            </w:ins>
            <w:del w:id="36" w:author="Kashish  Bhatia" w:date="2026-06-10T11:52:00Z" w16du:dateUtc="2026-06-10T06:22:00Z">
              <w:r w:rsidDel="00BF7539">
                <w:rPr>
                  <w:sz w:val="20"/>
                  <w:szCs w:val="20"/>
                </w:rPr>
                <w:delText xml:space="preserve"> </w:delText>
              </w:r>
              <w:r w:rsidDel="004C14A4">
                <w:rPr>
                  <w:sz w:val="20"/>
                  <w:szCs w:val="20"/>
                </w:rPr>
                <w:delText>reporting</w:delText>
              </w:r>
            </w:del>
          </w:p>
          <w:p w14:paraId="7D3870DF" w14:textId="5BEE7731" w:rsidR="0063137D" w:rsidRDefault="0063137D">
            <w:r>
              <w:t>Kashish Bhatia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F246D" w14:textId="77777777" w:rsidR="005F5911" w:rsidRDefault="00F30925">
            <w:r>
              <w:rPr>
                <w:sz w:val="20"/>
                <w:szCs w:val="20"/>
              </w:rPr>
              <w:t>PFIC policy approval, country restriction rules, TDS rates</w:t>
            </w:r>
          </w:p>
        </w:tc>
      </w:tr>
      <w:tr w:rsidR="005F5911" w14:paraId="01ED196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C266D" w14:textId="77777777" w:rsidR="005F5911" w:rsidRDefault="00F30925">
            <w:r>
              <w:rPr>
                <w:sz w:val="20"/>
                <w:szCs w:val="20"/>
              </w:rPr>
              <w:t>Legal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A3AA7" w14:textId="77777777" w:rsidR="005F5911" w:rsidRDefault="00F30925">
            <w:pPr>
              <w:rPr>
                <w:sz w:val="20"/>
                <w:szCs w:val="20"/>
              </w:rPr>
            </w:pPr>
            <w:r>
              <w:rPr>
                <w:sz w:val="20"/>
                <w:szCs w:val="20"/>
              </w:rPr>
              <w:t>US/Canada NRI PFIC policy, DTAA document validation, GDPR DPA agreements</w:t>
            </w:r>
          </w:p>
          <w:p w14:paraId="768AF857" w14:textId="5CF41307" w:rsidR="0063137D" w:rsidRDefault="0063137D">
            <w:r>
              <w:t>Kashish Bhatia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60C27" w14:textId="77777777" w:rsidR="005F5911" w:rsidRDefault="00F30925">
            <w:r>
              <w:rPr>
                <w:sz w:val="20"/>
                <w:szCs w:val="20"/>
              </w:rPr>
              <w:t>US legal counsel engagement (mandatory)</w:t>
            </w:r>
          </w:p>
        </w:tc>
      </w:tr>
      <w:tr w:rsidR="005F5911" w14:paraId="77B1E4B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420BD" w14:textId="77777777" w:rsidR="005F5911" w:rsidRDefault="00F30925">
            <w:r>
              <w:rPr>
                <w:sz w:val="20"/>
                <w:szCs w:val="20"/>
              </w:rPr>
              <w:t>RTAs (CAMS / KFintech)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76F69" w14:textId="77777777" w:rsidR="005F5911" w:rsidRDefault="00F30925">
            <w:pPr>
              <w:rPr>
                <w:sz w:val="20"/>
                <w:szCs w:val="20"/>
              </w:rPr>
            </w:pPr>
            <w:r>
              <w:rPr>
                <w:sz w:val="20"/>
                <w:szCs w:val="20"/>
              </w:rPr>
              <w:t>Order confirmation, unit allotment, NAV feeds, CAS data, capital gains data</w:t>
            </w:r>
          </w:p>
          <w:p w14:paraId="5398E5D4" w14:textId="1E7A30E8" w:rsidR="0063137D" w:rsidRDefault="00A97BA7">
            <w:r>
              <w:t>Sunny / Kamal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5C777" w14:textId="77777777" w:rsidR="005F5911" w:rsidRDefault="00F30925">
            <w:r>
              <w:rPr>
                <w:sz w:val="20"/>
                <w:szCs w:val="20"/>
              </w:rPr>
              <w:t>API access agreements, integration SLAs</w:t>
            </w:r>
          </w:p>
        </w:tc>
      </w:tr>
      <w:tr w:rsidR="005F5911" w14:paraId="7CB83AF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01B11" w14:textId="37E14E86" w:rsidR="005F5911" w:rsidRDefault="001E7F2C">
            <w:r>
              <w:rPr>
                <w:sz w:val="20"/>
                <w:szCs w:val="20"/>
              </w:rPr>
              <w:t xml:space="preserve">NSE Invest </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1F613" w14:textId="77777777" w:rsidR="005F5911" w:rsidRDefault="00F30925">
            <w:pPr>
              <w:rPr>
                <w:sz w:val="20"/>
                <w:szCs w:val="20"/>
              </w:rPr>
            </w:pPr>
            <w:r>
              <w:rPr>
                <w:sz w:val="20"/>
                <w:szCs w:val="20"/>
              </w:rPr>
              <w:t>Order routing and execution platform</w:t>
            </w:r>
          </w:p>
          <w:p w14:paraId="5F3B4C3E" w14:textId="3935EC8E" w:rsidR="00F46EC1" w:rsidRDefault="00F46EC1">
            <w:r>
              <w:t>Richa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8C41D" w14:textId="77777777" w:rsidR="005F5911" w:rsidRDefault="00F30925">
            <w:r>
              <w:rPr>
                <w:sz w:val="20"/>
                <w:szCs w:val="20"/>
              </w:rPr>
              <w:t>Platform selection decision (P0 item)</w:t>
            </w:r>
          </w:p>
        </w:tc>
      </w:tr>
      <w:tr w:rsidR="005F5911" w14:paraId="66EB857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BED6E" w14:textId="77777777" w:rsidR="005F5911" w:rsidRDefault="00F30925">
            <w:r>
              <w:rPr>
                <w:sz w:val="20"/>
                <w:szCs w:val="20"/>
              </w:rPr>
              <w:t>Payment Gateway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05B2B" w14:textId="77777777" w:rsidR="005F5911" w:rsidRDefault="00F30925">
            <w:r>
              <w:rPr>
                <w:sz w:val="20"/>
                <w:szCs w:val="20"/>
              </w:rPr>
              <w:t>Fund collection via Net Banking, UPI, eNACH for NRE/NRO accounts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66207" w14:textId="77777777" w:rsidR="005F5911" w:rsidRDefault="00F30925">
            <w:r>
              <w:rPr>
                <w:sz w:val="20"/>
                <w:szCs w:val="20"/>
              </w:rPr>
              <w:t>NRE/NRO capability confirmation, pricing</w:t>
            </w:r>
          </w:p>
        </w:tc>
      </w:tr>
      <w:tr w:rsidR="005F5911" w14:paraId="173BA1A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C787A" w14:textId="77777777" w:rsidR="005F5911" w:rsidRDefault="00F30925">
            <w:r>
              <w:rPr>
                <w:sz w:val="20"/>
                <w:szCs w:val="20"/>
              </w:rPr>
              <w:t>KYC / Video KYC Vendor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8B9AD" w14:textId="77777777" w:rsidR="005F5911" w:rsidRDefault="00F30925">
            <w:pPr>
              <w:rPr>
                <w:sz w:val="20"/>
                <w:szCs w:val="20"/>
              </w:rPr>
            </w:pPr>
            <w:r>
              <w:rPr>
                <w:sz w:val="20"/>
                <w:szCs w:val="20"/>
              </w:rPr>
              <w:t>Digital IPV, document verification, liveness check</w:t>
            </w:r>
          </w:p>
          <w:p w14:paraId="0056D463" w14:textId="1BB89C77" w:rsidR="00A46E21" w:rsidRDefault="00A46E21">
            <w:r>
              <w:t>Richa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E9B61" w14:textId="1A573C6E" w:rsidR="005F5911" w:rsidRDefault="00F30925">
            <w:r>
              <w:rPr>
                <w:sz w:val="20"/>
                <w:szCs w:val="20"/>
              </w:rPr>
              <w:t>Vendor selection (</w:t>
            </w:r>
            <w:r w:rsidR="001E7F2C">
              <w:rPr>
                <w:sz w:val="20"/>
                <w:szCs w:val="20"/>
              </w:rPr>
              <w:t>Digio /</w:t>
            </w:r>
            <w:r>
              <w:rPr>
                <w:sz w:val="20"/>
                <w:szCs w:val="20"/>
              </w:rPr>
              <w:t>IDfy / Signzy / KARZA)</w:t>
            </w:r>
          </w:p>
        </w:tc>
      </w:tr>
      <w:tr w:rsidR="005F5911" w14:paraId="16DAA62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605A5" w14:textId="77777777" w:rsidR="005F5911" w:rsidRDefault="00F30925">
            <w:r>
              <w:rPr>
                <w:sz w:val="20"/>
                <w:szCs w:val="20"/>
              </w:rPr>
              <w:t>AMCs (Fund Houses)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85CB7" w14:textId="77777777" w:rsidR="005F5911" w:rsidRDefault="00F30925">
            <w:pPr>
              <w:rPr>
                <w:sz w:val="20"/>
                <w:szCs w:val="20"/>
              </w:rPr>
            </w:pPr>
            <w:r>
              <w:rPr>
                <w:sz w:val="20"/>
                <w:szCs w:val="20"/>
              </w:rPr>
              <w:t>Scheme eligibility for NRIs, NFO notifications, brokerage trail</w:t>
            </w:r>
          </w:p>
          <w:p w14:paraId="130373B2" w14:textId="289837B7" w:rsidR="00FD572F" w:rsidRDefault="00FD572F">
            <w:r>
              <w:t>Vinayak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A2499" w14:textId="77777777" w:rsidR="005F5911" w:rsidRDefault="00F30925">
            <w:r>
              <w:rPr>
                <w:sz w:val="20"/>
                <w:szCs w:val="20"/>
              </w:rPr>
              <w:t>NRI eligibility data, country restriction lists</w:t>
            </w:r>
          </w:p>
        </w:tc>
      </w:tr>
      <w:tr w:rsidR="005F5911" w14:paraId="3213BE8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4CBDB" w14:textId="77777777" w:rsidR="005F5911" w:rsidRDefault="00F30925">
            <w:r>
              <w:rPr>
                <w:sz w:val="20"/>
                <w:szCs w:val="20"/>
              </w:rPr>
              <w:t>Relationship Managers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706F2" w14:textId="77777777" w:rsidR="005F5911" w:rsidRDefault="00F30925">
            <w:pPr>
              <w:rPr>
                <w:sz w:val="20"/>
                <w:szCs w:val="20"/>
              </w:rPr>
            </w:pPr>
            <w:r>
              <w:rPr>
                <w:sz w:val="20"/>
                <w:szCs w:val="20"/>
              </w:rPr>
              <w:t>Client acquisition (assisted DIY), portfolio reviews, escalation handling</w:t>
            </w:r>
          </w:p>
          <w:p w14:paraId="67AD7868" w14:textId="795F6DC8" w:rsidR="00CD0F8F" w:rsidRDefault="00CD0F8F">
            <w:r>
              <w:t>Himanshu</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1248C" w14:textId="77777777" w:rsidR="005F5911" w:rsidRDefault="00F30925">
            <w:r>
              <w:rPr>
                <w:sz w:val="20"/>
                <w:szCs w:val="20"/>
              </w:rPr>
              <w:t>RM portal requirements, access controls</w:t>
            </w:r>
          </w:p>
        </w:tc>
      </w:tr>
      <w:tr w:rsidR="005F5911" w14:paraId="295BA92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09583" w14:textId="77777777" w:rsidR="005F5911" w:rsidRDefault="00F30925">
            <w:r>
              <w:rPr>
                <w:sz w:val="20"/>
                <w:szCs w:val="20"/>
              </w:rPr>
              <w:t>Finance / Tax</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9C1DD" w14:textId="77777777" w:rsidR="005F5911" w:rsidRDefault="00F30925">
            <w:pPr>
              <w:rPr>
                <w:sz w:val="20"/>
                <w:szCs w:val="20"/>
              </w:rPr>
            </w:pPr>
            <w:r>
              <w:rPr>
                <w:sz w:val="20"/>
                <w:szCs w:val="20"/>
              </w:rPr>
              <w:t>TDS rate matrix, DTAA treaty rate table, revenue recognition</w:t>
            </w:r>
          </w:p>
          <w:p w14:paraId="71F487F9" w14:textId="19BCBF0B" w:rsidR="00FD572F" w:rsidRDefault="00FD572F">
            <w:r>
              <w:t>Naveen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13CF0" w14:textId="77777777" w:rsidR="005F5911" w:rsidRDefault="00F30925">
            <w:r>
              <w:rPr>
                <w:sz w:val="20"/>
                <w:szCs w:val="20"/>
              </w:rPr>
              <w:t>TDS engine business rules, brokerage structure</w:t>
            </w:r>
          </w:p>
        </w:tc>
      </w:tr>
    </w:tbl>
    <w:p w14:paraId="3C759244" w14:textId="77777777" w:rsidR="005F5911" w:rsidRDefault="00F30925">
      <w:r>
        <w:br w:type="page"/>
      </w:r>
    </w:p>
    <w:p w14:paraId="057904A9" w14:textId="77777777" w:rsidR="005F5911" w:rsidRDefault="00F30925">
      <w:pPr>
        <w:pStyle w:val="Heading1"/>
        <w:pBdr>
          <w:bottom w:val="single" w:sz="8" w:space="0" w:color="C55A11"/>
        </w:pBdr>
        <w:shd w:val="clear" w:color="auto" w:fill="1F4E79"/>
        <w:ind w:left="180" w:right="180"/>
      </w:pPr>
      <w:r>
        <w:t>5. User Personas</w:t>
      </w:r>
    </w:p>
    <w:p w14:paraId="0EB48597" w14:textId="77777777" w:rsidR="005F5911" w:rsidRDefault="005F5911">
      <w:pPr>
        <w:spacing w:before="40" w:after="40"/>
      </w:pPr>
    </w:p>
    <w:p w14:paraId="3E759C31" w14:textId="77777777" w:rsidR="005F5911" w:rsidRDefault="00F30925">
      <w:pPr>
        <w:pStyle w:val="Heading2"/>
        <w:pBdr>
          <w:bottom w:val="single" w:sz="4" w:space="2" w:color="D5E8F0"/>
        </w:pBdr>
      </w:pPr>
      <w:r>
        <w:t>5.1 NRI Individual Investor (Primary)</w:t>
      </w:r>
    </w:p>
    <w:p w14:paraId="40F5CF54" w14:textId="77777777" w:rsidR="005F5911" w:rsidRDefault="00F30925">
      <w:pPr>
        <w:pStyle w:val="ListParagraph"/>
        <w:numPr>
          <w:ilvl w:val="0"/>
          <w:numId w:val="2"/>
        </w:numPr>
        <w:spacing w:before="40" w:after="40"/>
      </w:pPr>
      <w:r>
        <w:t>NRI individual with NRE and/or NRO savings bank account</w:t>
      </w:r>
    </w:p>
    <w:p w14:paraId="311FA6F4" w14:textId="77777777" w:rsidR="005F5911" w:rsidRDefault="00F30925">
      <w:pPr>
        <w:pStyle w:val="ListParagraph"/>
        <w:numPr>
          <w:ilvl w:val="0"/>
          <w:numId w:val="2"/>
        </w:numPr>
        <w:spacing w:before="40" w:after="40"/>
      </w:pPr>
      <w:r>
        <w:t>Overseas tax resident with Indian PAN and/or Aadhaar</w:t>
      </w:r>
    </w:p>
    <w:p w14:paraId="2654A586" w14:textId="77777777" w:rsidR="005F5911" w:rsidRDefault="00F30925">
      <w:pPr>
        <w:pStyle w:val="ListParagraph"/>
        <w:numPr>
          <w:ilvl w:val="0"/>
          <w:numId w:val="2"/>
        </w:numPr>
        <w:spacing w:before="40" w:after="40"/>
      </w:pPr>
      <w:r>
        <w:t>Wants DIY investing with full compliance and tax reporting</w:t>
      </w:r>
    </w:p>
    <w:p w14:paraId="185ED914" w14:textId="77777777" w:rsidR="005F5911" w:rsidRDefault="00F30925">
      <w:pPr>
        <w:pStyle w:val="ListParagraph"/>
        <w:numPr>
          <w:ilvl w:val="0"/>
          <w:numId w:val="2"/>
        </w:numPr>
        <w:spacing w:before="40" w:after="40"/>
      </w:pPr>
      <w:r>
        <w:t>Sub-personas by country:</w:t>
      </w:r>
    </w:p>
    <w:p w14:paraId="09BA8E1D" w14:textId="77777777" w:rsidR="005F5911" w:rsidRDefault="00F30925">
      <w:pPr>
        <w:pStyle w:val="ListParagraph"/>
        <w:numPr>
          <w:ilvl w:val="1"/>
          <w:numId w:val="2"/>
        </w:numPr>
        <w:spacing w:before="40" w:after="40"/>
      </w:pPr>
      <w:r>
        <w:t>UAE / Middle East NRI: No income tax at country of residence; DTAA benefit available; high HNI segment</w:t>
      </w:r>
    </w:p>
    <w:p w14:paraId="54EAAAB4" w14:textId="77777777" w:rsidR="005F5911" w:rsidRDefault="00F30925">
      <w:pPr>
        <w:pStyle w:val="ListParagraph"/>
        <w:numPr>
          <w:ilvl w:val="1"/>
          <w:numId w:val="2"/>
        </w:numPr>
        <w:spacing w:before="40" w:after="40"/>
      </w:pPr>
      <w:r>
        <w:t>UK / Europe NRI: DTAA available; GDPR applies; HMRC reporting needs</w:t>
      </w:r>
    </w:p>
    <w:p w14:paraId="49A38FC2" w14:textId="77777777" w:rsidR="005F5911" w:rsidRDefault="00F30925">
      <w:pPr>
        <w:pStyle w:val="ListParagraph"/>
        <w:numPr>
          <w:ilvl w:val="1"/>
          <w:numId w:val="2"/>
        </w:numPr>
        <w:spacing w:before="40" w:after="40"/>
      </w:pPr>
      <w:r>
        <w:t>USA NRI: PFIC risk; limited fund eligibility; FBAR/FATCA obligations; highest compliance complexity</w:t>
      </w:r>
    </w:p>
    <w:p w14:paraId="22CEF38C" w14:textId="77777777" w:rsidR="005F5911" w:rsidRDefault="00F30925">
      <w:pPr>
        <w:pStyle w:val="ListParagraph"/>
        <w:numPr>
          <w:ilvl w:val="1"/>
          <w:numId w:val="2"/>
        </w:numPr>
        <w:spacing w:before="40" w:after="40"/>
      </w:pPr>
      <w:r>
        <w:t>Singapore / SE Asia NRI: DTAA available; tech-savvy; high first-investment intent</w:t>
      </w:r>
    </w:p>
    <w:p w14:paraId="7862152D" w14:textId="77777777" w:rsidR="005F5911" w:rsidRDefault="00F30925">
      <w:pPr>
        <w:pStyle w:val="ListParagraph"/>
        <w:numPr>
          <w:ilvl w:val="1"/>
          <w:numId w:val="2"/>
        </w:numPr>
        <w:spacing w:before="40" w:after="40"/>
      </w:pPr>
      <w:r>
        <w:t>Canada NRI: FAPI rules apply; conservative investor profile</w:t>
      </w:r>
    </w:p>
    <w:p w14:paraId="65D35EF3" w14:textId="77777777" w:rsidR="005F5911" w:rsidRDefault="005F5911">
      <w:pPr>
        <w:spacing w:before="40" w:after="40"/>
      </w:pPr>
    </w:p>
    <w:p w14:paraId="78EE7700" w14:textId="77777777" w:rsidR="005F5911" w:rsidRDefault="00F30925">
      <w:pPr>
        <w:pStyle w:val="Heading2"/>
        <w:pBdr>
          <w:bottom w:val="single" w:sz="4" w:space="2" w:color="D5E8F0"/>
        </w:pBdr>
      </w:pPr>
      <w:r>
        <w:t>5.2 NRI Joint Account Holder</w:t>
      </w:r>
    </w:p>
    <w:p w14:paraId="6F583C53" w14:textId="77777777" w:rsidR="005F5911" w:rsidRDefault="00F30925">
      <w:pPr>
        <w:pStyle w:val="ListParagraph"/>
        <w:numPr>
          <w:ilvl w:val="0"/>
          <w:numId w:val="2"/>
        </w:numPr>
        <w:spacing w:before="40" w:after="40"/>
      </w:pPr>
      <w:r>
        <w:t>Joint investors (typically spouses) with NRE/NRO accounts</w:t>
      </w:r>
    </w:p>
    <w:p w14:paraId="270F29C6" w14:textId="77777777" w:rsidR="005F5911" w:rsidRDefault="00F30925">
      <w:pPr>
        <w:pStyle w:val="ListParagraph"/>
        <w:numPr>
          <w:ilvl w:val="0"/>
          <w:numId w:val="2"/>
        </w:numPr>
        <w:spacing w:before="40" w:after="40"/>
      </w:pPr>
      <w:r>
        <w:t>Requires joint KYC for both holders</w:t>
      </w:r>
    </w:p>
    <w:p w14:paraId="0BC260E2" w14:textId="77777777" w:rsidR="005F5911" w:rsidRDefault="00F30925">
      <w:pPr>
        <w:pStyle w:val="ListParagraph"/>
        <w:numPr>
          <w:ilvl w:val="0"/>
          <w:numId w:val="2"/>
        </w:numPr>
        <w:spacing w:before="40" w:after="40"/>
      </w:pPr>
      <w:r>
        <w:t>Mandate type: Either or Survivor / Anyone or Survivor / Jointly</w:t>
      </w:r>
    </w:p>
    <w:p w14:paraId="3B0B6A4F" w14:textId="77777777" w:rsidR="005F5911" w:rsidRDefault="00F30925">
      <w:pPr>
        <w:pStyle w:val="ListParagraph"/>
        <w:numPr>
          <w:ilvl w:val="0"/>
          <w:numId w:val="2"/>
        </w:numPr>
        <w:spacing w:before="40" w:after="40"/>
      </w:pPr>
      <w:r>
        <w:t>Communication routing to both holders required</w:t>
      </w:r>
    </w:p>
    <w:p w14:paraId="3FFA38FB" w14:textId="77777777" w:rsidR="005F5911" w:rsidRDefault="00F30925">
      <w:pPr>
        <w:pStyle w:val="ListParagraph"/>
        <w:numPr>
          <w:ilvl w:val="0"/>
          <w:numId w:val="2"/>
        </w:numPr>
        <w:spacing w:before="40" w:after="40"/>
      </w:pPr>
      <w:r>
        <w:t>TDS and tax reporting per primary holder (first named)</w:t>
      </w:r>
    </w:p>
    <w:p w14:paraId="7D68DEAE" w14:textId="77777777" w:rsidR="005F5911" w:rsidRDefault="005F5911">
      <w:pPr>
        <w:spacing w:before="40" w:after="40"/>
      </w:pPr>
    </w:p>
    <w:p w14:paraId="3B33AFD3" w14:textId="77777777" w:rsidR="005F5911" w:rsidRDefault="00F30925">
      <w:pPr>
        <w:pStyle w:val="Heading2"/>
        <w:pBdr>
          <w:bottom w:val="single" w:sz="4" w:space="2" w:color="D5E8F0"/>
        </w:pBdr>
      </w:pPr>
      <w:r>
        <w:t>5.3 Internal Users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5F5911" w14:paraId="4A48F535"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ECF9CF" w14:textId="77777777" w:rsidR="005F5911" w:rsidRDefault="00F30925">
            <w:r>
              <w:rPr>
                <w:b/>
                <w:bCs/>
                <w:color w:val="FFFFFF"/>
                <w:sz w:val="20"/>
                <w:szCs w:val="20"/>
              </w:rPr>
              <w:t>Role</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3850F7" w14:textId="77777777" w:rsidR="005F5911" w:rsidRDefault="00F30925">
            <w:r>
              <w:rPr>
                <w:b/>
                <w:bCs/>
                <w:color w:val="FFFFFF"/>
                <w:sz w:val="20"/>
                <w:szCs w:val="20"/>
              </w:rPr>
              <w:t>Platform Access</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86FA9B" w14:textId="77777777" w:rsidR="005F5911" w:rsidRDefault="00F30925">
            <w:r>
              <w:rPr>
                <w:b/>
                <w:bCs/>
                <w:color w:val="FFFFFF"/>
                <w:sz w:val="20"/>
                <w:szCs w:val="20"/>
              </w:rPr>
              <w:t>Key Responsibilities</w:t>
            </w:r>
          </w:p>
        </w:tc>
      </w:tr>
      <w:tr w:rsidR="005F5911" w14:paraId="368056A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3D77B" w14:textId="77777777" w:rsidR="005F5911" w:rsidRDefault="00F30925">
            <w:r>
              <w:rPr>
                <w:sz w:val="20"/>
                <w:szCs w:val="20"/>
              </w:rPr>
              <w:t>Operations Team</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E72BD" w14:textId="77777777" w:rsidR="005F5911" w:rsidRDefault="00F30925">
            <w:r>
              <w:rPr>
                <w:sz w:val="20"/>
                <w:szCs w:val="20"/>
              </w:rPr>
              <w:t>Operations Portal – Full Access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4633F" w14:textId="77777777" w:rsidR="005F5911" w:rsidRDefault="00F30925">
            <w:r>
              <w:rPr>
                <w:sz w:val="20"/>
                <w:szCs w:val="20"/>
              </w:rPr>
              <w:t>Order monitoring, reconciliation, exception resolution, TDS tracking</w:t>
            </w:r>
          </w:p>
        </w:tc>
      </w:tr>
      <w:tr w:rsidR="005F5911" w14:paraId="7706857F"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84A28" w14:textId="77777777" w:rsidR="005F5911" w:rsidRDefault="00F30925">
            <w:r>
              <w:rPr>
                <w:sz w:val="20"/>
                <w:szCs w:val="20"/>
              </w:rPr>
              <w:t>Compliance Team</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1E169" w14:textId="77777777" w:rsidR="005F5911" w:rsidRDefault="00F30925">
            <w:r>
              <w:rPr>
                <w:sz w:val="20"/>
                <w:szCs w:val="20"/>
              </w:rPr>
              <w:t>Operations Portal – KYC/AML Module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13CCF" w14:textId="769CE2CF" w:rsidR="005F5911" w:rsidRDefault="00F30925">
            <w:r>
              <w:rPr>
                <w:sz w:val="20"/>
                <w:szCs w:val="20"/>
              </w:rPr>
              <w:t xml:space="preserve">KYC review, AML hits, FATCA, </w:t>
            </w:r>
            <w:del w:id="37" w:author="Kashish  Bhatia" w:date="2026-06-10T11:54:00Z" w16du:dateUtc="2026-06-10T06:24:00Z">
              <w:r w:rsidDel="00904EC1">
                <w:rPr>
                  <w:sz w:val="20"/>
                  <w:szCs w:val="20"/>
                </w:rPr>
                <w:delText>DTAA document validation</w:delText>
              </w:r>
            </w:del>
          </w:p>
        </w:tc>
      </w:tr>
      <w:tr w:rsidR="005F5911" w14:paraId="634DCD2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B0557" w14:textId="77777777" w:rsidR="005F5911" w:rsidRDefault="00F30925">
            <w:r>
              <w:rPr>
                <w:sz w:val="20"/>
                <w:szCs w:val="20"/>
              </w:rPr>
              <w:t>Admin / Master Management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8A636" w14:textId="77777777" w:rsidR="005F5911" w:rsidRDefault="00F30925">
            <w:r>
              <w:rPr>
                <w:sz w:val="20"/>
                <w:szCs w:val="20"/>
              </w:rPr>
              <w:t>Operations Portal – Admin Module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D23A9" w14:textId="77777777" w:rsidR="005F5911" w:rsidRDefault="00F30925">
            <w:r>
              <w:rPr>
                <w:sz w:val="20"/>
                <w:szCs w:val="20"/>
              </w:rPr>
              <w:t>Scheme master, NAV master, country rules, TDS rate config</w:t>
            </w:r>
          </w:p>
        </w:tc>
      </w:tr>
      <w:tr w:rsidR="005F5911" w14:paraId="55BCAA08"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44B4D" w14:textId="77777777" w:rsidR="005F5911" w:rsidRDefault="00F30925">
            <w:r>
              <w:rPr>
                <w:sz w:val="20"/>
                <w:szCs w:val="20"/>
              </w:rPr>
              <w:t>Finance / Tax Team</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9A5A9" w14:textId="77777777" w:rsidR="005F5911" w:rsidRDefault="00F30925">
            <w:r>
              <w:rPr>
                <w:sz w:val="20"/>
                <w:szCs w:val="20"/>
              </w:rPr>
              <w:t>Reports Module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51253" w14:textId="15C569AB" w:rsidR="005F5911" w:rsidRDefault="00F30925">
            <w:r>
              <w:rPr>
                <w:sz w:val="20"/>
                <w:szCs w:val="20"/>
              </w:rPr>
              <w:t>Brokerage reconciliation, TDS certificates, revenue reports</w:t>
            </w:r>
            <w:ins w:id="38" w:author="Kashish  Bhatia" w:date="2026-06-10T11:54:00Z" w16du:dateUtc="2026-06-10T06:24:00Z">
              <w:r w:rsidR="00B665F7">
                <w:rPr>
                  <w:sz w:val="20"/>
                  <w:szCs w:val="20"/>
                </w:rPr>
                <w:t>, DTAA document validation</w:t>
              </w:r>
            </w:ins>
          </w:p>
        </w:tc>
      </w:tr>
      <w:tr w:rsidR="005F5911" w14:paraId="67B1746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3D15E" w14:textId="77777777" w:rsidR="005F5911" w:rsidRDefault="00F30925">
            <w:r>
              <w:rPr>
                <w:sz w:val="20"/>
                <w:szCs w:val="20"/>
              </w:rPr>
              <w:t>Customer Support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3E287" w14:textId="77777777" w:rsidR="005F5911" w:rsidRDefault="00F30925">
            <w:r>
              <w:rPr>
                <w:sz w:val="20"/>
                <w:szCs w:val="20"/>
              </w:rPr>
              <w:t>Support Portal – Ticket View</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65E02" w14:textId="77777777" w:rsidR="005F5911" w:rsidRDefault="00F30925">
            <w:r>
              <w:rPr>
                <w:sz w:val="20"/>
                <w:szCs w:val="20"/>
              </w:rPr>
              <w:t>Ticket resolution, complaint routing, SEBI SCORES escalation</w:t>
            </w:r>
          </w:p>
        </w:tc>
      </w:tr>
    </w:tbl>
    <w:p w14:paraId="1DCC63A0" w14:textId="77777777" w:rsidR="005F5911" w:rsidRDefault="00F30925">
      <w:r>
        <w:br w:type="page"/>
      </w:r>
    </w:p>
    <w:p w14:paraId="4516A56D" w14:textId="77777777" w:rsidR="005F5911" w:rsidRDefault="00F30925">
      <w:pPr>
        <w:pStyle w:val="Heading1"/>
        <w:pBdr>
          <w:bottom w:val="single" w:sz="8" w:space="0" w:color="C55A11"/>
        </w:pBdr>
        <w:shd w:val="clear" w:color="auto" w:fill="1F4E79"/>
        <w:ind w:left="180" w:right="180"/>
      </w:pPr>
      <w:r>
        <w:t>6. Integration Architecture &amp; Vendor Decisions</w:t>
      </w:r>
    </w:p>
    <w:p w14:paraId="10D51833" w14:textId="01A73F4F" w:rsidR="005F5911" w:rsidRDefault="00F30925">
      <w:pPr>
        <w:pBdr>
          <w:left w:val="single" w:sz="12" w:space="4" w:color="C55A11"/>
        </w:pBdr>
        <w:shd w:val="clear" w:color="auto" w:fill="FCE4D6"/>
        <w:spacing w:before="80" w:after="80"/>
        <w:ind w:left="180" w:right="120"/>
      </w:pPr>
      <w:r>
        <w:rPr>
          <w:sz w:val="20"/>
          <w:szCs w:val="20"/>
        </w:rPr>
        <w:t>These are P0 (pre-development) decisions. None of the integration modules can be developed without vendor selection, API agreements, and credential setup. Each item below is a hard dependency for the corresponding functional module.</w:t>
      </w:r>
    </w:p>
    <w:p w14:paraId="5A0E0895" w14:textId="77777777" w:rsidR="005F5911" w:rsidRDefault="005F5911">
      <w:pPr>
        <w:spacing w:before="40" w:after="40"/>
      </w:pPr>
    </w:p>
    <w:p w14:paraId="676C34D6" w14:textId="77777777" w:rsidR="005F5911" w:rsidRDefault="00F30925">
      <w:pPr>
        <w:pStyle w:val="Heading2"/>
        <w:pBdr>
          <w:bottom w:val="single" w:sz="4" w:space="2" w:color="D5E8F0"/>
        </w:pBdr>
      </w:pPr>
      <w:r>
        <w:t>6.1 Execution Platform</w:t>
      </w:r>
    </w:p>
    <w:p w14:paraId="3D33E77C" w14:textId="77777777" w:rsidR="005F5911" w:rsidRDefault="00F30925">
      <w:pPr>
        <w:spacing w:before="60" w:after="60"/>
      </w:pPr>
      <w:r>
        <w:t>DECISION REQUIRED: Select one primary execution platform for MF order routing.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3"/>
        <w:gridCol w:w="3499"/>
        <w:gridCol w:w="1463"/>
        <w:gridCol w:w="2065"/>
      </w:tblGrid>
      <w:tr w:rsidR="005F5911" w14:paraId="3677ED1A" w14:textId="77777777" w:rsidTr="00677029">
        <w:tc>
          <w:tcPr>
            <w:tcW w:w="233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444F8D" w14:textId="77777777" w:rsidR="005F5911" w:rsidRDefault="00F30925">
            <w:r>
              <w:rPr>
                <w:b/>
                <w:bCs/>
                <w:color w:val="FFFFFF"/>
                <w:sz w:val="20"/>
                <w:szCs w:val="20"/>
              </w:rPr>
              <w:t>Platform</w:t>
            </w:r>
          </w:p>
        </w:tc>
        <w:tc>
          <w:tcPr>
            <w:tcW w:w="349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AC7CFC" w14:textId="77777777" w:rsidR="005F5911" w:rsidRDefault="00F30925">
            <w:r>
              <w:rPr>
                <w:b/>
                <w:bCs/>
                <w:color w:val="FFFFFF"/>
                <w:sz w:val="20"/>
                <w:szCs w:val="20"/>
              </w:rPr>
              <w:t>Description</w:t>
            </w:r>
          </w:p>
        </w:tc>
        <w:tc>
          <w:tcPr>
            <w:tcW w:w="146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43A232" w14:textId="77777777" w:rsidR="005F5911" w:rsidRDefault="00F30925">
            <w:r>
              <w:rPr>
                <w:b/>
                <w:bCs/>
                <w:color w:val="FFFFFF"/>
                <w:sz w:val="20"/>
                <w:szCs w:val="20"/>
              </w:rPr>
              <w:t>Decision Status</w:t>
            </w:r>
          </w:p>
        </w:tc>
        <w:tc>
          <w:tcPr>
            <w:tcW w:w="206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B2190D" w14:textId="77777777" w:rsidR="005F5911" w:rsidRDefault="00F30925">
            <w:r>
              <w:rPr>
                <w:b/>
                <w:bCs/>
                <w:color w:val="FFFFFF"/>
                <w:sz w:val="20"/>
                <w:szCs w:val="20"/>
              </w:rPr>
              <w:t>Action Owner</w:t>
            </w:r>
          </w:p>
        </w:tc>
      </w:tr>
      <w:tr w:rsidR="001E7F2C" w14:paraId="3D9F4702" w14:textId="77777777" w:rsidTr="00677029">
        <w:tc>
          <w:tcPr>
            <w:tcW w:w="23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C5CCB" w14:textId="7A2BD7BB" w:rsidR="001E7F2C" w:rsidRDefault="001E7F2C">
            <w:pPr>
              <w:rPr>
                <w:sz w:val="20"/>
                <w:szCs w:val="20"/>
              </w:rPr>
            </w:pPr>
            <w:r>
              <w:rPr>
                <w:sz w:val="20"/>
                <w:szCs w:val="20"/>
              </w:rPr>
              <w:t>NSE MF</w:t>
            </w:r>
          </w:p>
        </w:tc>
        <w:tc>
          <w:tcPr>
            <w:tcW w:w="34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0C6DE" w14:textId="0AFBE665" w:rsidR="001E7F2C" w:rsidRDefault="001E7F2C">
            <w:pPr>
              <w:rPr>
                <w:sz w:val="20"/>
                <w:szCs w:val="20"/>
              </w:rPr>
            </w:pPr>
            <w:r>
              <w:rPr>
                <w:sz w:val="20"/>
                <w:szCs w:val="20"/>
              </w:rPr>
              <w:t>NSE-operated MF execution platform; widely used; supports all order types including Switch and NFO</w:t>
            </w:r>
          </w:p>
        </w:tc>
        <w:tc>
          <w:tcPr>
            <w:tcW w:w="1463"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EF9F483" w14:textId="1C2F526B" w:rsidR="001E7F2C" w:rsidRDefault="001E7F2C">
            <w:pPr>
              <w:rPr>
                <w:sz w:val="20"/>
                <w:szCs w:val="20"/>
              </w:rPr>
            </w:pPr>
            <w:r>
              <w:rPr>
                <w:sz w:val="20"/>
                <w:szCs w:val="20"/>
              </w:rPr>
              <w:t>CURRENTLY USED</w:t>
            </w:r>
          </w:p>
        </w:tc>
        <w:tc>
          <w:tcPr>
            <w:tcW w:w="20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61277" w14:textId="79687BE0" w:rsidR="001E7F2C" w:rsidRDefault="001E7F2C">
            <w:pPr>
              <w:rPr>
                <w:sz w:val="20"/>
                <w:szCs w:val="20"/>
              </w:rPr>
            </w:pPr>
            <w:r>
              <w:rPr>
                <w:sz w:val="20"/>
                <w:szCs w:val="20"/>
              </w:rPr>
              <w:t>NA</w:t>
            </w:r>
          </w:p>
        </w:tc>
      </w:tr>
    </w:tbl>
    <w:p w14:paraId="51E748D2" w14:textId="77777777" w:rsidR="005F5911" w:rsidRDefault="005F5911">
      <w:pPr>
        <w:spacing w:before="40" w:after="40"/>
      </w:pPr>
    </w:p>
    <w:p w14:paraId="30E16E84" w14:textId="77777777" w:rsidR="005F5911" w:rsidRDefault="00F30925">
      <w:pPr>
        <w:pStyle w:val="Heading2"/>
        <w:pBdr>
          <w:bottom w:val="single" w:sz="4" w:space="2" w:color="D5E8F0"/>
        </w:pBdr>
      </w:pPr>
      <w:r>
        <w:t>6.2 RTA Integrations</w:t>
      </w:r>
    </w:p>
    <w:p w14:paraId="535989B4" w14:textId="77777777" w:rsidR="005F5911" w:rsidRDefault="00F30925">
      <w:pPr>
        <w:pStyle w:val="ListParagraph"/>
        <w:numPr>
          <w:ilvl w:val="0"/>
          <w:numId w:val="2"/>
        </w:numPr>
        <w:spacing w:before="40" w:after="40"/>
      </w:pPr>
      <w:r>
        <w:t>CAMS (Computer Age Management Services) – covers ~65% of AUM</w:t>
      </w:r>
    </w:p>
    <w:p w14:paraId="2D04B0BC" w14:textId="77777777" w:rsidR="005F5911" w:rsidRDefault="00F30925">
      <w:pPr>
        <w:pStyle w:val="ListParagraph"/>
        <w:numPr>
          <w:ilvl w:val="0"/>
          <w:numId w:val="2"/>
        </w:numPr>
        <w:spacing w:before="40" w:after="40"/>
      </w:pPr>
      <w:r>
        <w:t>KFintech (formerly Karvy) – covers ~30% of AUM</w:t>
      </w:r>
    </w:p>
    <w:p w14:paraId="27FCD6D1" w14:textId="77777777" w:rsidR="005F5911" w:rsidRDefault="00F30925">
      <w:pPr>
        <w:pStyle w:val="ListParagraph"/>
        <w:numPr>
          <w:ilvl w:val="0"/>
          <w:numId w:val="2"/>
        </w:numPr>
        <w:spacing w:before="40" w:after="40"/>
      </w:pPr>
      <w:r>
        <w:t>Required for: NAV feeds, unit holdings, capital gains data, CAS import, order status, TDS certificate data</w:t>
      </w:r>
    </w:p>
    <w:p w14:paraId="29C9E472" w14:textId="77777777" w:rsidR="005F5911" w:rsidRDefault="00F30925">
      <w:pPr>
        <w:pStyle w:val="ListParagraph"/>
        <w:numPr>
          <w:ilvl w:val="0"/>
          <w:numId w:val="2"/>
        </w:numPr>
        <w:spacing w:before="40" w:after="40"/>
      </w:pPr>
      <w:r>
        <w:t>Both RTAs must be integrated; integration agreements and API access required as P0 milestone</w:t>
      </w:r>
    </w:p>
    <w:p w14:paraId="414DBF0F" w14:textId="77777777" w:rsidR="005F5911" w:rsidRDefault="005F5911">
      <w:pPr>
        <w:spacing w:before="40" w:after="40"/>
      </w:pPr>
    </w:p>
    <w:p w14:paraId="5EA76D87" w14:textId="77777777" w:rsidR="005F5911" w:rsidRDefault="00F30925">
      <w:pPr>
        <w:pStyle w:val="Heading2"/>
        <w:pBdr>
          <w:bottom w:val="single" w:sz="4" w:space="2" w:color="D5E8F0"/>
        </w:pBdr>
      </w:pPr>
      <w:r>
        <w:t>6.3 KYC &amp; Video KYC Vendor</w:t>
      </w:r>
    </w:p>
    <w:p w14:paraId="5821AE08" w14:textId="77777777" w:rsidR="005F5911" w:rsidRDefault="00F30925">
      <w:pPr>
        <w:spacing w:before="60" w:after="60"/>
      </w:pPr>
      <w:r>
        <w:t>DECISION REQUIRED: Select vendor for digital IPV, document OCR, liveness check, and CKYCR upload.</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3"/>
        <w:gridCol w:w="3552"/>
        <w:gridCol w:w="1314"/>
        <w:gridCol w:w="1328"/>
        <w:gridCol w:w="1463"/>
      </w:tblGrid>
      <w:tr w:rsidR="005F5911" w14:paraId="08F823A1" w14:textId="77777777" w:rsidTr="00752D5E">
        <w:tc>
          <w:tcPr>
            <w:tcW w:w="170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1E4884" w14:textId="77777777" w:rsidR="005F5911" w:rsidRDefault="00F30925">
            <w:r>
              <w:rPr>
                <w:b/>
                <w:bCs/>
                <w:color w:val="FFFFFF"/>
                <w:sz w:val="20"/>
                <w:szCs w:val="20"/>
              </w:rPr>
              <w:t>Vendor</w:t>
            </w:r>
          </w:p>
        </w:tc>
        <w:tc>
          <w:tcPr>
            <w:tcW w:w="355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D0C119" w14:textId="77777777" w:rsidR="005F5911" w:rsidRDefault="00F30925">
            <w:r>
              <w:rPr>
                <w:b/>
                <w:bCs/>
                <w:color w:val="FFFFFF"/>
                <w:sz w:val="20"/>
                <w:szCs w:val="20"/>
              </w:rPr>
              <w:t>Capabilities</w:t>
            </w:r>
          </w:p>
        </w:tc>
        <w:tc>
          <w:tcPr>
            <w:tcW w:w="131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8CD16B" w14:textId="77777777" w:rsidR="005F5911" w:rsidRDefault="00F30925">
            <w:r>
              <w:rPr>
                <w:b/>
                <w:bCs/>
                <w:color w:val="FFFFFF"/>
                <w:sz w:val="20"/>
                <w:szCs w:val="20"/>
              </w:rPr>
              <w:t>CKYCR Upload</w:t>
            </w:r>
          </w:p>
        </w:tc>
        <w:tc>
          <w:tcPr>
            <w:tcW w:w="132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4AE0F2" w14:textId="77777777" w:rsidR="005F5911" w:rsidRDefault="00F30925">
            <w:r>
              <w:rPr>
                <w:b/>
                <w:bCs/>
                <w:color w:val="FFFFFF"/>
                <w:sz w:val="20"/>
                <w:szCs w:val="20"/>
              </w:rPr>
              <w:t>NRI Support</w:t>
            </w:r>
          </w:p>
        </w:tc>
        <w:tc>
          <w:tcPr>
            <w:tcW w:w="146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A46D0B" w14:textId="77777777" w:rsidR="005F5911" w:rsidRDefault="00F30925">
            <w:r>
              <w:rPr>
                <w:b/>
                <w:bCs/>
                <w:color w:val="FFFFFF"/>
                <w:sz w:val="20"/>
                <w:szCs w:val="20"/>
              </w:rPr>
              <w:t>Decision Status</w:t>
            </w:r>
          </w:p>
        </w:tc>
      </w:tr>
      <w:tr w:rsidR="001E7F2C" w14:paraId="41AD5AB3" w14:textId="77777777" w:rsidTr="00752D5E">
        <w:tc>
          <w:tcPr>
            <w:tcW w:w="17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E294D" w14:textId="5B07A1C7" w:rsidR="001E7F2C" w:rsidRDefault="001E7F2C" w:rsidP="001E7F2C">
            <w:pPr>
              <w:rPr>
                <w:sz w:val="20"/>
                <w:szCs w:val="20"/>
              </w:rPr>
            </w:pPr>
            <w:r>
              <w:rPr>
                <w:sz w:val="20"/>
                <w:szCs w:val="20"/>
              </w:rPr>
              <w:t>DIGIO</w:t>
            </w:r>
          </w:p>
        </w:tc>
        <w:tc>
          <w:tcPr>
            <w:tcW w:w="3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35C4C" w14:textId="4D7DDF1F" w:rsidR="001E7F2C" w:rsidRDefault="001E7F2C" w:rsidP="001E7F2C">
            <w:pPr>
              <w:rPr>
                <w:sz w:val="20"/>
                <w:szCs w:val="20"/>
              </w:rPr>
            </w:pPr>
            <w:r>
              <w:rPr>
                <w:sz w:val="20"/>
                <w:szCs w:val="20"/>
              </w:rPr>
              <w:t>Video KYC, document OCR, liveness, PAN verification, sanctions screening</w:t>
            </w:r>
          </w:p>
        </w:tc>
        <w:tc>
          <w:tcPr>
            <w:tcW w:w="1314"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4789A9D" w14:textId="41361E5A" w:rsidR="001E7F2C" w:rsidRDefault="001E7F2C" w:rsidP="001E7F2C">
            <w:pPr>
              <w:rPr>
                <w:sz w:val="20"/>
                <w:szCs w:val="20"/>
              </w:rPr>
            </w:pPr>
            <w:r>
              <w:rPr>
                <w:sz w:val="20"/>
                <w:szCs w:val="20"/>
              </w:rPr>
              <w:t>YES</w:t>
            </w:r>
          </w:p>
        </w:tc>
        <w:tc>
          <w:tcPr>
            <w:tcW w:w="1328"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1D04C0F" w14:textId="1FE1E925" w:rsidR="001E7F2C" w:rsidRDefault="001E7F2C" w:rsidP="001E7F2C">
            <w:pPr>
              <w:rPr>
                <w:sz w:val="20"/>
                <w:szCs w:val="20"/>
              </w:rPr>
            </w:pPr>
            <w:r>
              <w:rPr>
                <w:sz w:val="20"/>
                <w:szCs w:val="20"/>
              </w:rPr>
              <w:t>YES</w:t>
            </w:r>
          </w:p>
        </w:tc>
        <w:tc>
          <w:tcPr>
            <w:tcW w:w="14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298D1" w14:textId="262AE02D" w:rsidR="001E7F2C" w:rsidRDefault="001E7F2C" w:rsidP="001E7F2C">
            <w:pPr>
              <w:rPr>
                <w:sz w:val="20"/>
                <w:szCs w:val="20"/>
              </w:rPr>
            </w:pPr>
            <w:r>
              <w:rPr>
                <w:sz w:val="20"/>
                <w:szCs w:val="20"/>
              </w:rPr>
              <w:t>CURRENTLY OPTED</w:t>
            </w:r>
          </w:p>
        </w:tc>
      </w:tr>
    </w:tbl>
    <w:p w14:paraId="25B047B3" w14:textId="77777777" w:rsidR="005F5911" w:rsidRDefault="005F5911">
      <w:pPr>
        <w:spacing w:before="40" w:after="40"/>
      </w:pPr>
    </w:p>
    <w:p w14:paraId="76BB6DBF" w14:textId="77777777" w:rsidR="005F5911" w:rsidRDefault="00F30925">
      <w:pPr>
        <w:pStyle w:val="Heading2"/>
        <w:pBdr>
          <w:bottom w:val="single" w:sz="4" w:space="2" w:color="D5E8F0"/>
        </w:pBdr>
      </w:pPr>
      <w:r>
        <w:t>6.4 Payment Gateway</w:t>
      </w:r>
    </w:p>
    <w:p w14:paraId="0F6E42C8" w14:textId="77777777" w:rsidR="005F5911" w:rsidRDefault="00F30925">
      <w:pPr>
        <w:spacing w:before="60" w:after="60"/>
      </w:pPr>
      <w:r>
        <w:t>DECISION REQUIRED: Confirm NRE/NRO account compatibility, NACH mandate registration capability, and UPI support for NRI accounts.</w:t>
      </w:r>
    </w:p>
    <w:p w14:paraId="1404B904" w14:textId="77777777" w:rsidR="005F5911" w:rsidRDefault="00F30925">
      <w:pPr>
        <w:pStyle w:val="ListParagraph"/>
        <w:numPr>
          <w:ilvl w:val="0"/>
          <w:numId w:val="2"/>
        </w:numPr>
        <w:spacing w:before="40" w:after="40"/>
      </w:pPr>
      <w:r>
        <w:t>Vendors to evaluate: Razorpay, BillDesk, PayU, Cashfree, Paytm Payment Gateway</w:t>
      </w:r>
    </w:p>
    <w:p w14:paraId="143A9770" w14:textId="77777777" w:rsidR="005F5911" w:rsidRDefault="00F30925">
      <w:pPr>
        <w:pStyle w:val="ListParagraph"/>
        <w:numPr>
          <w:ilvl w:val="0"/>
          <w:numId w:val="2"/>
        </w:numPr>
        <w:spacing w:before="40" w:after="40"/>
      </w:pPr>
      <w:r>
        <w:t>Must confirm: (1) Net Banking support for all major NRE/NRO bank accounts (HDFC, ICICI, SBI, Kotak, Axis, YES Bank, IndusInd, Federal Bank), (2) eNACH mandate registration via NPCI NACHx, (3) UPI support for NRI accounts with Indian mobile number</w:t>
      </w:r>
    </w:p>
    <w:p w14:paraId="26D05405" w14:textId="77777777" w:rsidR="005F5911" w:rsidRDefault="00F30925">
      <w:pPr>
        <w:pStyle w:val="ListParagraph"/>
        <w:numPr>
          <w:ilvl w:val="0"/>
          <w:numId w:val="2"/>
        </w:numPr>
        <w:spacing w:before="40" w:after="40"/>
      </w:pPr>
      <w:r>
        <w:t>International payment via SWIFT / wire transfer for NRIs without Indian mobile banking – to be assessed in Phase 2</w:t>
      </w:r>
    </w:p>
    <w:p w14:paraId="2133FD5D" w14:textId="77777777" w:rsidR="005F5911" w:rsidRDefault="005F5911">
      <w:pPr>
        <w:spacing w:before="40" w:after="40"/>
      </w:pPr>
    </w:p>
    <w:p w14:paraId="628B9F71" w14:textId="77777777" w:rsidR="005F5911" w:rsidRDefault="00F30925">
      <w:pPr>
        <w:pStyle w:val="Heading2"/>
        <w:pBdr>
          <w:bottom w:val="single" w:sz="4" w:space="2" w:color="D5E8F0"/>
        </w:pBdr>
      </w:pPr>
      <w:r>
        <w:t>6.5 Account Aggregator (AA) Partner</w:t>
      </w:r>
    </w:p>
    <w:p w14:paraId="217096E8" w14:textId="77777777" w:rsidR="005F5911" w:rsidRDefault="00F30925">
      <w:pPr>
        <w:pStyle w:val="ListParagraph"/>
        <w:numPr>
          <w:ilvl w:val="0"/>
          <w:numId w:val="2"/>
        </w:numPr>
        <w:spacing w:before="40" w:after="40"/>
      </w:pPr>
      <w:r>
        <w:t>An NBFC-AA licensed entity partnership is required for AA-based consent data fetch</w:t>
      </w:r>
    </w:p>
    <w:p w14:paraId="775A087C" w14:textId="77777777" w:rsidR="005F5911" w:rsidRDefault="00F30925">
      <w:pPr>
        <w:pStyle w:val="ListParagraph"/>
        <w:numPr>
          <w:ilvl w:val="0"/>
          <w:numId w:val="2"/>
        </w:numPr>
        <w:spacing w:before="40" w:after="40"/>
      </w:pPr>
      <w:r>
        <w:t>Recommended vendors: Finvu, OneMoney, Saafe, NADL</w:t>
      </w:r>
    </w:p>
    <w:p w14:paraId="540484D1" w14:textId="77777777" w:rsidR="005F5911" w:rsidRDefault="00F30925">
      <w:pPr>
        <w:pStyle w:val="ListParagraph"/>
        <w:numPr>
          <w:ilvl w:val="0"/>
          <w:numId w:val="2"/>
        </w:numPr>
        <w:spacing w:before="40" w:after="40"/>
      </w:pPr>
      <w:r>
        <w:t>Scope: NRE/NRO bank balance (FIP: NRI-enabled banks), MF holdings via CAMS/KFintech FIP</w:t>
      </w:r>
    </w:p>
    <w:p w14:paraId="4C6824DC" w14:textId="77777777" w:rsidR="005F5911" w:rsidRDefault="00F30925">
      <w:pPr>
        <w:pStyle w:val="ListParagraph"/>
        <w:numPr>
          <w:ilvl w:val="0"/>
          <w:numId w:val="2"/>
        </w:numPr>
        <w:spacing w:before="40" w:after="40"/>
      </w:pPr>
      <w:r>
        <w:t>Note: Not all NRE/NRO accounts are live on the AA network – fallback to manual upload required</w:t>
      </w:r>
    </w:p>
    <w:p w14:paraId="525AEB14" w14:textId="77777777" w:rsidR="005F5911" w:rsidRDefault="005F5911">
      <w:pPr>
        <w:spacing w:before="40" w:after="40"/>
      </w:pPr>
    </w:p>
    <w:p w14:paraId="04F95255" w14:textId="77777777" w:rsidR="005F5911" w:rsidRDefault="00F30925">
      <w:pPr>
        <w:pStyle w:val="Heading2"/>
        <w:pBdr>
          <w:bottom w:val="single" w:sz="4" w:space="2" w:color="D5E8F0"/>
        </w:pBdr>
      </w:pPr>
      <w:r>
        <w:t>6.6 Analytics &amp; CRM Stack</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5F5911" w14:paraId="1E274CC3"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D84837" w14:textId="77777777" w:rsidR="005F5911" w:rsidRDefault="00F30925">
            <w:r>
              <w:rPr>
                <w:b/>
                <w:bCs/>
                <w:color w:val="FFFFFF"/>
                <w:sz w:val="20"/>
                <w:szCs w:val="20"/>
              </w:rPr>
              <w:t>Category</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574ECE" w14:textId="77777777" w:rsidR="005F5911" w:rsidRDefault="00F30925">
            <w:r>
              <w:rPr>
                <w:b/>
                <w:bCs/>
                <w:color w:val="FFFFFF"/>
                <w:sz w:val="20"/>
                <w:szCs w:val="20"/>
              </w:rPr>
              <w:t>Recommended Options</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77132C" w14:textId="77777777" w:rsidR="005F5911" w:rsidRDefault="00F30925">
            <w:r>
              <w:rPr>
                <w:b/>
                <w:bCs/>
                <w:color w:val="FFFFFF"/>
                <w:sz w:val="20"/>
                <w:szCs w:val="20"/>
              </w:rPr>
              <w:t>Purpose</w:t>
            </w:r>
          </w:p>
        </w:tc>
      </w:tr>
      <w:tr w:rsidR="005F5911" w14:paraId="33E9458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89D25" w14:textId="77777777" w:rsidR="005F5911" w:rsidRDefault="00F30925">
            <w:r>
              <w:rPr>
                <w:sz w:val="20"/>
                <w:szCs w:val="20"/>
              </w:rPr>
              <w:t>Product Analytics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17926" w14:textId="77777777" w:rsidR="005F5911" w:rsidRDefault="00F30925">
            <w:r>
              <w:rPr>
                <w:sz w:val="20"/>
                <w:szCs w:val="20"/>
              </w:rPr>
              <w:t>Mixpanel / Amplitude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15F14" w14:textId="77777777" w:rsidR="005F5911" w:rsidRDefault="00F30925">
            <w:r>
              <w:rPr>
                <w:sz w:val="20"/>
                <w:szCs w:val="20"/>
              </w:rPr>
              <w:t>Funnel tracking, event analytics, cohort analysis, A/B test results</w:t>
            </w:r>
          </w:p>
        </w:tc>
      </w:tr>
      <w:tr w:rsidR="005F5911" w14:paraId="33AA23C0"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E1069" w14:textId="77777777" w:rsidR="005F5911" w:rsidRDefault="00F30925">
            <w:r>
              <w:rPr>
                <w:sz w:val="20"/>
                <w:szCs w:val="20"/>
              </w:rPr>
              <w:t>CRM</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84BFB" w14:textId="77777777" w:rsidR="005F5911" w:rsidRDefault="00F30925">
            <w:r>
              <w:rPr>
                <w:sz w:val="20"/>
                <w:szCs w:val="20"/>
              </w:rPr>
              <w:t>Leadsquared / Salesforce / HubSpot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7D317" w14:textId="77777777" w:rsidR="005F5911" w:rsidRDefault="00F30925">
            <w:r>
              <w:rPr>
                <w:sz w:val="20"/>
                <w:szCs w:val="20"/>
              </w:rPr>
              <w:t>Lead management, onboarding funnel, RM assignment, client lifecycle</w:t>
            </w:r>
          </w:p>
        </w:tc>
      </w:tr>
      <w:tr w:rsidR="005F5911" w14:paraId="289A6FE8"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A431C" w14:textId="77777777" w:rsidR="005F5911" w:rsidRDefault="00F30925">
            <w:r>
              <w:rPr>
                <w:sz w:val="20"/>
                <w:szCs w:val="20"/>
              </w:rPr>
              <w:t>Attribution / Marketing</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D5226" w14:textId="77777777" w:rsidR="005F5911" w:rsidRDefault="00F30925">
            <w:r>
              <w:rPr>
                <w:sz w:val="20"/>
                <w:szCs w:val="20"/>
              </w:rPr>
              <w:t>AppsFlyer / Adjust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578DC" w14:textId="77777777" w:rsidR="005F5911" w:rsidRDefault="00F30925">
            <w:r>
              <w:rPr>
                <w:sz w:val="20"/>
                <w:szCs w:val="20"/>
              </w:rPr>
              <w:t>Install attribution, campaign tracking, cost per acquisition</w:t>
            </w:r>
          </w:p>
        </w:tc>
      </w:tr>
      <w:tr w:rsidR="005F5911" w14:paraId="6857182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3E4E8" w14:textId="77777777" w:rsidR="005F5911" w:rsidRDefault="00F30925">
            <w:r>
              <w:rPr>
                <w:sz w:val="20"/>
                <w:szCs w:val="20"/>
              </w:rPr>
              <w:t>A/B Testing</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17904" w14:textId="77777777" w:rsidR="005F5911" w:rsidRDefault="00F30925">
            <w:r>
              <w:rPr>
                <w:sz w:val="20"/>
                <w:szCs w:val="20"/>
              </w:rPr>
              <w:t>Built-in to Mixpanel / Firebase Remote Config</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C550A" w14:textId="77777777" w:rsidR="005F5911" w:rsidRDefault="00F30925">
            <w:r>
              <w:rPr>
                <w:sz w:val="20"/>
                <w:szCs w:val="20"/>
              </w:rPr>
              <w:t>Onboarding flow optimization, CTA testing, communication frequency</w:t>
            </w:r>
          </w:p>
        </w:tc>
      </w:tr>
      <w:tr w:rsidR="005F5911" w14:paraId="6FF34B5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680DC" w14:textId="77777777" w:rsidR="005F5911" w:rsidRDefault="00F30925">
            <w:r>
              <w:rPr>
                <w:sz w:val="20"/>
                <w:szCs w:val="20"/>
              </w:rPr>
              <w:t>Data Warehouse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A58F4" w14:textId="77777777" w:rsidR="005F5911" w:rsidRDefault="00F30925">
            <w:r>
              <w:rPr>
                <w:sz w:val="20"/>
                <w:szCs w:val="20"/>
              </w:rPr>
              <w:t>BigQuery / Snowflake + Metabase / Tableau</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36B2B" w14:textId="77777777" w:rsidR="005F5911" w:rsidRDefault="00F30925">
            <w:r>
              <w:rPr>
                <w:sz w:val="20"/>
                <w:szCs w:val="20"/>
              </w:rPr>
              <w:t>Business reporting, AUM analytics, cohort analysis, RM dashboards</w:t>
            </w:r>
          </w:p>
        </w:tc>
      </w:tr>
    </w:tbl>
    <w:p w14:paraId="639EA9EA" w14:textId="77777777" w:rsidR="005F5911" w:rsidRDefault="005F5911">
      <w:pPr>
        <w:spacing w:before="40" w:after="40"/>
      </w:pPr>
    </w:p>
    <w:p w14:paraId="58E95757" w14:textId="77777777" w:rsidR="005F5911" w:rsidRDefault="00F30925">
      <w:pPr>
        <w:pStyle w:val="Heading2"/>
        <w:pBdr>
          <w:bottom w:val="single" w:sz="4" w:space="2" w:color="D5E8F0"/>
        </w:pBdr>
      </w:pPr>
      <w:r>
        <w:t>6.7 Communication Infrastructure</w:t>
      </w:r>
    </w:p>
    <w:p w14:paraId="0AC87C93" w14:textId="77777777" w:rsidR="005F5911" w:rsidRDefault="00F30925">
      <w:pPr>
        <w:pStyle w:val="ListParagraph"/>
        <w:numPr>
          <w:ilvl w:val="0"/>
          <w:numId w:val="2"/>
        </w:numPr>
        <w:spacing w:before="40" w:after="40"/>
      </w:pPr>
      <w:r>
        <w:t>SMS: Twilio / MSG91 / ValueFirst – OTP, transaction alerts, SIP reminders</w:t>
      </w:r>
    </w:p>
    <w:p w14:paraId="485FD052" w14:textId="77777777" w:rsidR="005F5911" w:rsidRDefault="00F30925">
      <w:pPr>
        <w:pStyle w:val="ListParagraph"/>
        <w:numPr>
          <w:ilvl w:val="0"/>
          <w:numId w:val="2"/>
        </w:numPr>
        <w:spacing w:before="40" w:after="40"/>
      </w:pPr>
      <w:r>
        <w:t>Email: AWS SES / SendGrid – onboarding mails, tax reports, monthly summaries</w:t>
      </w:r>
    </w:p>
    <w:p w14:paraId="1EC7A71E" w14:textId="77777777" w:rsidR="005F5911" w:rsidRDefault="00F30925">
      <w:pPr>
        <w:pStyle w:val="ListParagraph"/>
        <w:numPr>
          <w:ilvl w:val="0"/>
          <w:numId w:val="2"/>
        </w:numPr>
        <w:spacing w:before="40" w:after="40"/>
      </w:pPr>
      <w:r>
        <w:t>Push Notifications: Firebase Cloud Messaging (FCM) – order updates, SIP alerts</w:t>
      </w:r>
    </w:p>
    <w:p w14:paraId="6C62EEC1" w14:textId="77777777" w:rsidR="005F5911" w:rsidRDefault="00F30925">
      <w:pPr>
        <w:pStyle w:val="ListParagraph"/>
        <w:numPr>
          <w:ilvl w:val="0"/>
          <w:numId w:val="2"/>
        </w:numPr>
        <w:spacing w:before="40" w:after="40"/>
      </w:pPr>
      <w:r>
        <w:t>WhatsApp: WhatsApp Business API (WABA) via Gupshup / Interakt / Wati – opt-in only; portfolio updates, SIP reminders, top-up nudges</w:t>
      </w:r>
    </w:p>
    <w:p w14:paraId="2A6E5F8B" w14:textId="77777777" w:rsidR="005F5911" w:rsidRDefault="00F30925">
      <w:pPr>
        <w:pStyle w:val="ListParagraph"/>
        <w:numPr>
          <w:ilvl w:val="0"/>
          <w:numId w:val="2"/>
        </w:numPr>
        <w:spacing w:before="40" w:after="40"/>
      </w:pPr>
      <w:r>
        <w:t>In-App Banner / Content: In-house CMS or Contentful – market commentary, announcements</w:t>
      </w:r>
    </w:p>
    <w:p w14:paraId="245CFD43" w14:textId="77777777" w:rsidR="005F5911" w:rsidRDefault="00F30925">
      <w:pPr>
        <w:pStyle w:val="Heading1"/>
        <w:pBdr>
          <w:bottom w:val="single" w:sz="8" w:space="0" w:color="C55A11"/>
        </w:pBdr>
        <w:shd w:val="clear" w:color="auto" w:fill="1F4E79"/>
        <w:ind w:left="180" w:right="180"/>
      </w:pPr>
      <w:r>
        <w:t>7. Business Rules</w:t>
      </w:r>
    </w:p>
    <w:p w14:paraId="49FAA994" w14:textId="77777777" w:rsidR="005F5911" w:rsidRDefault="005F5911">
      <w:pPr>
        <w:spacing w:before="40" w:after="40"/>
      </w:pPr>
    </w:p>
    <w:p w14:paraId="30487932" w14:textId="77777777" w:rsidR="005F5911" w:rsidRDefault="00F30925">
      <w:pPr>
        <w:pStyle w:val="Heading2"/>
        <w:pBdr>
          <w:bottom w:val="single" w:sz="4" w:space="2" w:color="D5E8F0"/>
        </w:pBdr>
      </w:pPr>
      <w:r>
        <w:t>7.1 NRE vs NRO Investment Rules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F5911" w14:paraId="7194AC3B"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5E3240" w14:textId="77777777" w:rsidR="005F5911" w:rsidRDefault="00F30925">
            <w:r>
              <w:rPr>
                <w:b/>
                <w:bCs/>
                <w:color w:val="FFFFFF"/>
                <w:sz w:val="20"/>
                <w:szCs w:val="20"/>
              </w:rPr>
              <w:t>Rule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3BABF35" w14:textId="77777777" w:rsidR="005F5911" w:rsidRDefault="00F30925">
            <w:r>
              <w:rPr>
                <w:b/>
                <w:bCs/>
                <w:color w:val="FFFFFF"/>
                <w:sz w:val="20"/>
                <w:szCs w:val="20"/>
              </w:rPr>
              <w:t>NRE Account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4614B1" w14:textId="77777777" w:rsidR="005F5911" w:rsidRDefault="00F30925">
            <w:r>
              <w:rPr>
                <w:b/>
                <w:bCs/>
                <w:color w:val="FFFFFF"/>
                <w:sz w:val="20"/>
                <w:szCs w:val="20"/>
              </w:rPr>
              <w:t>NRO Account</w:t>
            </w:r>
          </w:p>
        </w:tc>
      </w:tr>
      <w:tr w:rsidR="005F5911" w14:paraId="47A35BA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03CC8" w14:textId="77777777" w:rsidR="005F5911" w:rsidRDefault="00F30925">
            <w:r>
              <w:rPr>
                <w:sz w:val="20"/>
                <w:szCs w:val="20"/>
              </w:rPr>
              <w:t>Investment type</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148AD7A" w14:textId="77777777" w:rsidR="005F5911" w:rsidRDefault="00F30925">
            <w:r>
              <w:rPr>
                <w:sz w:val="20"/>
                <w:szCs w:val="20"/>
              </w:rPr>
              <w:t>Repatriable investments only</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C342606" w14:textId="77777777" w:rsidR="005F5911" w:rsidRDefault="00F30925">
            <w:r>
              <w:rPr>
                <w:sz w:val="20"/>
                <w:szCs w:val="20"/>
              </w:rPr>
              <w:t>Non-repatriable (up to USD 1M/year limit)</w:t>
            </w:r>
          </w:p>
        </w:tc>
      </w:tr>
      <w:tr w:rsidR="005F5911" w14:paraId="3FE9EBD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07E65" w14:textId="77777777" w:rsidR="005F5911" w:rsidRDefault="00F30925">
            <w:r>
              <w:rPr>
                <w:sz w:val="20"/>
                <w:szCs w:val="20"/>
              </w:rPr>
              <w:t>Cross-account funding</w:t>
            </w:r>
          </w:p>
        </w:tc>
        <w:tc>
          <w:tcPr>
            <w:tcW w:w="312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AFDC946" w14:textId="77777777" w:rsidR="005F5911" w:rsidRDefault="00F30925">
            <w:r>
              <w:rPr>
                <w:sz w:val="20"/>
                <w:szCs w:val="20"/>
              </w:rPr>
              <w:t>Not permitted – NRE funds cannot be mixed with NRO</w:t>
            </w:r>
          </w:p>
        </w:tc>
        <w:tc>
          <w:tcPr>
            <w:tcW w:w="312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251F6171" w14:textId="77777777" w:rsidR="005F5911" w:rsidRDefault="00F30925">
            <w:r>
              <w:rPr>
                <w:sz w:val="20"/>
                <w:szCs w:val="20"/>
              </w:rPr>
              <w:t>Not permitted – NRO funds cannot be mixed with NRE</w:t>
            </w:r>
          </w:p>
        </w:tc>
      </w:tr>
      <w:tr w:rsidR="005F5911" w14:paraId="029D156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87A82" w14:textId="77777777" w:rsidR="005F5911" w:rsidRDefault="00F30925">
            <w:r>
              <w:rPr>
                <w:sz w:val="20"/>
                <w:szCs w:val="20"/>
              </w:rPr>
              <w:t>SIP mandate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08EF0" w14:textId="77777777" w:rsidR="005F5911" w:rsidRDefault="00F30925">
            <w:r>
              <w:rPr>
                <w:sz w:val="20"/>
                <w:szCs w:val="20"/>
              </w:rPr>
              <w:t>eNACH or UPI from NRE account only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8727D" w14:textId="77777777" w:rsidR="005F5911" w:rsidRDefault="00F30925">
            <w:r>
              <w:rPr>
                <w:sz w:val="20"/>
                <w:szCs w:val="20"/>
              </w:rPr>
              <w:t>eNACH or UPI from NRO account only</w:t>
            </w:r>
          </w:p>
        </w:tc>
      </w:tr>
      <w:tr w:rsidR="005F5911" w14:paraId="25EB3FA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BE5B7" w14:textId="77777777" w:rsidR="005F5911" w:rsidRDefault="00F30925">
            <w:r>
              <w:rPr>
                <w:sz w:val="20"/>
                <w:szCs w:val="20"/>
              </w:rPr>
              <w:t>TDS on redemption</w:t>
            </w:r>
          </w:p>
        </w:tc>
        <w:tc>
          <w:tcPr>
            <w:tcW w:w="31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DB885A1" w14:textId="77777777" w:rsidR="005F5911" w:rsidRDefault="00F30925">
            <w:r>
              <w:rPr>
                <w:sz w:val="20"/>
                <w:szCs w:val="20"/>
              </w:rPr>
              <w:t>TDS applicable at same rates as NRO — capital gains on MF are taxable regardless of account type. Note: NRE FD/savings interest is tax-free, but MF capital gains are NOT exempt merely because invested via NRE.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B74C4" w14:textId="77777777" w:rsidR="005F5911" w:rsidRDefault="00F30925">
            <w:r>
              <w:rPr>
                <w:sz w:val="20"/>
                <w:szCs w:val="20"/>
              </w:rPr>
              <w:t>TDS applicable (see Section 3.3)</w:t>
            </w:r>
          </w:p>
        </w:tc>
      </w:tr>
      <w:tr w:rsidR="005F5911" w14:paraId="5080E90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6735D" w14:textId="77777777" w:rsidR="005F5911" w:rsidRDefault="00F30925">
            <w:r>
              <w:rPr>
                <w:sz w:val="20"/>
                <w:szCs w:val="20"/>
              </w:rPr>
              <w:t>Repatriation on redemption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4945F" w14:textId="77777777" w:rsidR="005F5911" w:rsidRDefault="00F30925">
            <w:r>
              <w:rPr>
                <w:sz w:val="20"/>
                <w:szCs w:val="20"/>
              </w:rPr>
              <w:t>Fully repatriable – no documentation limit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CD555" w14:textId="77777777" w:rsidR="005F5911" w:rsidRDefault="00F30925">
            <w:r>
              <w:rPr>
                <w:sz w:val="20"/>
                <w:szCs w:val="20"/>
              </w:rPr>
              <w:t>Up to USD 1M per FY; above that requires 15CA/15CB</w:t>
            </w:r>
          </w:p>
        </w:tc>
      </w:tr>
      <w:tr w:rsidR="005F5911" w14:paraId="3D278F7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8B8DC" w14:textId="77777777" w:rsidR="005F5911" w:rsidRDefault="00F30925">
            <w:r>
              <w:rPr>
                <w:sz w:val="20"/>
                <w:szCs w:val="20"/>
              </w:rPr>
              <w:t>IDCW (Dividend) income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8D1C6" w14:textId="77777777" w:rsidR="005F5911" w:rsidRDefault="00F30925">
            <w:r>
              <w:rPr>
                <w:sz w:val="20"/>
                <w:szCs w:val="20"/>
              </w:rPr>
              <w:t>TDS applicable on dividend income – 20%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46A86" w14:textId="77777777" w:rsidR="005F5911" w:rsidRDefault="00F30925">
            <w:r>
              <w:rPr>
                <w:sz w:val="20"/>
                <w:szCs w:val="20"/>
              </w:rPr>
              <w:t>TDS applicable on dividend income – 20%</w:t>
            </w:r>
          </w:p>
        </w:tc>
      </w:tr>
    </w:tbl>
    <w:p w14:paraId="31B79A94" w14:textId="77777777" w:rsidR="005F5911" w:rsidRDefault="005F5911">
      <w:pPr>
        <w:spacing w:before="40" w:after="40"/>
      </w:pPr>
    </w:p>
    <w:p w14:paraId="6BB1EB24" w14:textId="77777777" w:rsidR="005F5911" w:rsidRPr="00C05B59" w:rsidRDefault="00F30925">
      <w:pPr>
        <w:pStyle w:val="Heading2"/>
        <w:pBdr>
          <w:bottom w:val="single" w:sz="4" w:space="2" w:color="D5E8F0"/>
        </w:pBdr>
        <w:rPr>
          <w:highlight w:val="cyan"/>
        </w:rPr>
      </w:pPr>
      <w:r w:rsidRPr="00C05B59">
        <w:rPr>
          <w:highlight w:val="cyan"/>
        </w:rPr>
        <w:t>7.2 Country-Based Restriction Rules</w:t>
      </w:r>
    </w:p>
    <w:p w14:paraId="2396B9F1" w14:textId="77777777" w:rsidR="005F5911" w:rsidRPr="00C05B59" w:rsidRDefault="00F30925">
      <w:pPr>
        <w:pStyle w:val="ListParagraph"/>
        <w:numPr>
          <w:ilvl w:val="0"/>
          <w:numId w:val="2"/>
        </w:numPr>
        <w:spacing w:before="40" w:after="40"/>
        <w:rPr>
          <w:highlight w:val="cyan"/>
        </w:rPr>
      </w:pPr>
      <w:r w:rsidRPr="00C05B59">
        <w:rPr>
          <w:highlight w:val="cyan"/>
        </w:rPr>
        <w:t>US NRIs: Eligible only for schemes that are explicitly cleared by AMC for US persons. AMC-level list required. PFIC disclosure mandatory. Separate consent required.</w:t>
      </w:r>
    </w:p>
    <w:p w14:paraId="686821BF" w14:textId="77777777" w:rsidR="005F5911" w:rsidRPr="00C05B59" w:rsidRDefault="00F30925">
      <w:pPr>
        <w:pStyle w:val="ListParagraph"/>
        <w:numPr>
          <w:ilvl w:val="0"/>
          <w:numId w:val="2"/>
        </w:numPr>
        <w:spacing w:before="40" w:after="40"/>
        <w:rPr>
          <w:highlight w:val="cyan"/>
        </w:rPr>
      </w:pPr>
      <w:r w:rsidRPr="00C05B59">
        <w:rPr>
          <w:highlight w:val="cyan"/>
        </w:rPr>
        <w:t>Canada NRIs: Subject to Canadian securities law restrictions. AMC-level eligibility list required. FAPI disclosure mandatory.</w:t>
      </w:r>
    </w:p>
    <w:p w14:paraId="7DE39C5C" w14:textId="77777777" w:rsidR="005F5911" w:rsidRPr="00C05B59" w:rsidRDefault="00F30925">
      <w:pPr>
        <w:pStyle w:val="ListParagraph"/>
        <w:numPr>
          <w:ilvl w:val="0"/>
          <w:numId w:val="2"/>
        </w:numPr>
        <w:spacing w:before="40" w:after="40"/>
        <w:rPr>
          <w:highlight w:val="cyan"/>
        </w:rPr>
      </w:pPr>
      <w:r w:rsidRPr="00C05B59">
        <w:rPr>
          <w:highlight w:val="cyan"/>
        </w:rPr>
        <w:t>UK NRIs: Generally permitted; however, FCA registration of scheme may be required for some fund types. Monitor and restrict as needed.</w:t>
      </w:r>
    </w:p>
    <w:p w14:paraId="1FF27EEB" w14:textId="77777777" w:rsidR="005F5911" w:rsidRPr="00C05B59" w:rsidRDefault="00F30925">
      <w:pPr>
        <w:pStyle w:val="ListParagraph"/>
        <w:numPr>
          <w:ilvl w:val="0"/>
          <w:numId w:val="2"/>
        </w:numPr>
        <w:spacing w:before="40" w:after="40"/>
        <w:rPr>
          <w:highlight w:val="cyan"/>
        </w:rPr>
      </w:pPr>
      <w:r w:rsidRPr="00C05B59">
        <w:rPr>
          <w:highlight w:val="cyan"/>
        </w:rPr>
        <w:t>Other countries: Default permitted; update dynamically based on AMC-provided country restriction lists</w:t>
      </w:r>
    </w:p>
    <w:p w14:paraId="34FBBCD6" w14:textId="77777777" w:rsidR="005F5911" w:rsidRPr="00C05B59" w:rsidRDefault="00F30925">
      <w:pPr>
        <w:pStyle w:val="ListParagraph"/>
        <w:numPr>
          <w:ilvl w:val="0"/>
          <w:numId w:val="2"/>
        </w:numPr>
        <w:spacing w:before="40" w:after="40"/>
        <w:rPr>
          <w:highlight w:val="cyan"/>
        </w:rPr>
      </w:pPr>
      <w:r w:rsidRPr="00C05B59">
        <w:rPr>
          <w:highlight w:val="cyan"/>
        </w:rPr>
        <w:t>Scheme master must have a country restriction field updated by Operations team; system enforces at order placement</w:t>
      </w:r>
    </w:p>
    <w:p w14:paraId="388831D0" w14:textId="77777777" w:rsidR="005F5911" w:rsidRDefault="005F5911">
      <w:pPr>
        <w:spacing w:before="40" w:after="40"/>
      </w:pPr>
    </w:p>
    <w:p w14:paraId="5BEBCAC2" w14:textId="77777777" w:rsidR="005F5911" w:rsidRDefault="00F30925">
      <w:pPr>
        <w:pStyle w:val="Heading2"/>
        <w:pBdr>
          <w:bottom w:val="single" w:sz="4" w:space="2" w:color="D5E8F0"/>
        </w:pBdr>
      </w:pPr>
      <w:r>
        <w:t>7.3 Order Cut-Off and NAV Application Rules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808"/>
        <w:gridCol w:w="3744"/>
      </w:tblGrid>
      <w:tr w:rsidR="005F5911" w14:paraId="11CF9606" w14:textId="77777777">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CE5847" w14:textId="77777777" w:rsidR="005F5911" w:rsidRDefault="00F30925">
            <w:r>
              <w:rPr>
                <w:b/>
                <w:bCs/>
                <w:color w:val="FFFFFF"/>
                <w:sz w:val="20"/>
                <w:szCs w:val="20"/>
              </w:rPr>
              <w:t>Fund Type</w:t>
            </w:r>
          </w:p>
        </w:tc>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1D99E6" w14:textId="77777777" w:rsidR="005F5911" w:rsidRDefault="00F30925">
            <w:r>
              <w:rPr>
                <w:b/>
                <w:bCs/>
                <w:color w:val="FFFFFF"/>
                <w:sz w:val="20"/>
                <w:szCs w:val="20"/>
              </w:rPr>
              <w:t>Cut-off Time (IST)</w:t>
            </w:r>
          </w:p>
        </w:tc>
        <w:tc>
          <w:tcPr>
            <w:tcW w:w="37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A5DB01" w14:textId="77777777" w:rsidR="005F5911" w:rsidRDefault="00F30925">
            <w:r>
              <w:rPr>
                <w:b/>
                <w:bCs/>
                <w:color w:val="FFFFFF"/>
                <w:sz w:val="20"/>
                <w:szCs w:val="20"/>
              </w:rPr>
              <w:t>NAV Applicability</w:t>
            </w:r>
          </w:p>
        </w:tc>
      </w:tr>
      <w:tr w:rsidR="005F5911" w14:paraId="6912B2BA"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B23CB" w14:textId="77777777" w:rsidR="005F5911" w:rsidRDefault="00F30925">
            <w:r>
              <w:rPr>
                <w:sz w:val="20"/>
                <w:szCs w:val="20"/>
              </w:rPr>
              <w:t>Equity Funds (purchase)</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904C1" w14:textId="77777777" w:rsidR="005F5911" w:rsidRDefault="00F30925">
            <w:r>
              <w:rPr>
                <w:sz w:val="20"/>
                <w:szCs w:val="20"/>
              </w:rPr>
              <w:t>3:00 PM</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82A10" w14:textId="77777777" w:rsidR="005F5911" w:rsidRDefault="00F30925">
            <w:r>
              <w:rPr>
                <w:sz w:val="20"/>
                <w:szCs w:val="20"/>
              </w:rPr>
              <w:t>Same-day NAV if payment received and order submitted before cut-off</w:t>
            </w:r>
          </w:p>
        </w:tc>
      </w:tr>
      <w:tr w:rsidR="005F5911" w14:paraId="071A0424"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F80C9" w14:textId="77777777" w:rsidR="005F5911" w:rsidRDefault="00F30925">
            <w:r>
              <w:rPr>
                <w:sz w:val="20"/>
                <w:szCs w:val="20"/>
              </w:rPr>
              <w:t>Debt Funds (purchase &lt; Rs 2L)</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C521F" w14:textId="77777777" w:rsidR="005F5911" w:rsidRDefault="00F30925">
            <w:r>
              <w:rPr>
                <w:sz w:val="20"/>
                <w:szCs w:val="20"/>
              </w:rPr>
              <w:t>3:00 PM</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74474" w14:textId="77777777" w:rsidR="005F5911" w:rsidRDefault="00F30925">
            <w:r>
              <w:rPr>
                <w:sz w:val="20"/>
                <w:szCs w:val="20"/>
              </w:rPr>
              <w:t>Same-day NAV if conditions met</w:t>
            </w:r>
          </w:p>
        </w:tc>
      </w:tr>
      <w:tr w:rsidR="005F5911" w14:paraId="57F185E0"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D7F12" w14:textId="77777777" w:rsidR="005F5911" w:rsidRDefault="00F30925">
            <w:r>
              <w:rPr>
                <w:sz w:val="20"/>
                <w:szCs w:val="20"/>
              </w:rPr>
              <w:t>Debt Funds (purchase &gt;= Rs 2L)</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08C89" w14:textId="77777777" w:rsidR="005F5911" w:rsidRDefault="00F30925">
            <w:r>
              <w:rPr>
                <w:sz w:val="20"/>
                <w:szCs w:val="20"/>
              </w:rPr>
              <w:t>3:00 PM</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C4A0C" w14:textId="77777777" w:rsidR="005F5911" w:rsidRDefault="00F30925">
            <w:r>
              <w:rPr>
                <w:sz w:val="20"/>
                <w:szCs w:val="20"/>
              </w:rPr>
              <w:t>NAV of day funds realised by AMC</w:t>
            </w:r>
          </w:p>
        </w:tc>
      </w:tr>
      <w:tr w:rsidR="005F5911" w14:paraId="34B6F0F9"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9C235" w14:textId="77777777" w:rsidR="005F5911" w:rsidRDefault="00F30925">
            <w:r>
              <w:rPr>
                <w:sz w:val="20"/>
                <w:szCs w:val="20"/>
              </w:rPr>
              <w:t>Redemptions – Equity</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C514E" w14:textId="77777777" w:rsidR="005F5911" w:rsidRDefault="00F30925">
            <w:r>
              <w:rPr>
                <w:sz w:val="20"/>
                <w:szCs w:val="20"/>
              </w:rPr>
              <w:t>3:00 PM</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80651" w14:textId="77777777" w:rsidR="005F5911" w:rsidRDefault="00F30925">
            <w:r>
              <w:rPr>
                <w:sz w:val="20"/>
                <w:szCs w:val="20"/>
              </w:rPr>
              <w:t>Same-day NAV if order submitted before cut-off</w:t>
            </w:r>
          </w:p>
        </w:tc>
      </w:tr>
      <w:tr w:rsidR="005F5911" w14:paraId="0807C03D"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745FD" w14:textId="77777777" w:rsidR="005F5911" w:rsidRDefault="00F30925">
            <w:r>
              <w:rPr>
                <w:sz w:val="20"/>
                <w:szCs w:val="20"/>
              </w:rPr>
              <w:t>Redemptions – Debt</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4F7F7" w14:textId="77777777" w:rsidR="005F5911" w:rsidRDefault="00F30925">
            <w:r>
              <w:rPr>
                <w:sz w:val="20"/>
                <w:szCs w:val="20"/>
              </w:rPr>
              <w:t>3:00 PM</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99EA3" w14:textId="77777777" w:rsidR="005F5911" w:rsidRDefault="00F30925">
            <w:r>
              <w:rPr>
                <w:sz w:val="20"/>
                <w:szCs w:val="20"/>
              </w:rPr>
              <w:t>Same-day NAV if order submitted before cut-off</w:t>
            </w:r>
          </w:p>
        </w:tc>
      </w:tr>
      <w:tr w:rsidR="005F5911" w14:paraId="5ED09797"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6A2A7" w14:textId="77777777" w:rsidR="005F5911" w:rsidRDefault="00F30925">
            <w:r>
              <w:rPr>
                <w:sz w:val="20"/>
                <w:szCs w:val="20"/>
              </w:rPr>
              <w:t>Liquid Funds</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AA6DF" w14:textId="77777777" w:rsidR="005F5911" w:rsidRDefault="00F30925">
            <w:r>
              <w:rPr>
                <w:sz w:val="20"/>
                <w:szCs w:val="20"/>
              </w:rPr>
              <w:t>1:30 PM</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0C0C9" w14:textId="77777777" w:rsidR="005F5911" w:rsidRDefault="00F30925">
            <w:r>
              <w:rPr>
                <w:sz w:val="20"/>
                <w:szCs w:val="20"/>
              </w:rPr>
              <w:t>Previous business day NAV for same-day applications</w:t>
            </w:r>
          </w:p>
        </w:tc>
      </w:tr>
    </w:tbl>
    <w:p w14:paraId="03545B05" w14:textId="77777777" w:rsidR="005F5911" w:rsidRDefault="00F30925">
      <w:pPr>
        <w:pBdr>
          <w:left w:val="single" w:sz="12" w:space="4" w:color="5B2C8D"/>
        </w:pBdr>
        <w:shd w:val="clear" w:color="auto" w:fill="EDE0F5"/>
        <w:spacing w:before="80" w:after="80"/>
        <w:ind w:left="180" w:right="120"/>
      </w:pPr>
      <w:r>
        <w:rPr>
          <w:i/>
          <w:iCs/>
          <w:sz w:val="20"/>
          <w:szCs w:val="20"/>
        </w:rPr>
        <w:t>Platform must display IST cut-off time and the NRI's local time equivalent at order entry. Post cut-off orders must be clearly flagged as "Next Business Day NAV" before confirmation.</w:t>
      </w:r>
    </w:p>
    <w:p w14:paraId="56347627" w14:textId="5FDF96EA" w:rsidR="005F5911" w:rsidRDefault="005F5911"/>
    <w:p w14:paraId="35A59DDF" w14:textId="77777777" w:rsidR="005F5911" w:rsidRDefault="00F30925">
      <w:pPr>
        <w:pStyle w:val="Heading1"/>
        <w:pBdr>
          <w:bottom w:val="single" w:sz="8" w:space="0" w:color="C55A11"/>
        </w:pBdr>
        <w:shd w:val="clear" w:color="auto" w:fill="1F4E79"/>
        <w:ind w:left="180" w:right="180"/>
      </w:pPr>
      <w:r>
        <w:t>8. Functional Requirements</w:t>
      </w:r>
    </w:p>
    <w:p w14:paraId="2DA64D7A" w14:textId="77777777" w:rsidR="005F5911" w:rsidRDefault="005F5911">
      <w:pPr>
        <w:spacing w:before="40" w:after="40"/>
      </w:pPr>
    </w:p>
    <w:p w14:paraId="5FF71683" w14:textId="77777777" w:rsidR="005F5911" w:rsidRDefault="00F30925">
      <w:pPr>
        <w:pStyle w:val="Heading2"/>
        <w:pBdr>
          <w:bottom w:val="single" w:sz="4" w:space="2" w:color="D5E8F0"/>
        </w:pBdr>
      </w:pPr>
      <w:r>
        <w:t>8.1 Digital Onboarding &amp; Account Setup</w:t>
      </w:r>
    </w:p>
    <w:p w14:paraId="25278D96" w14:textId="77777777" w:rsidR="005F5911" w:rsidRDefault="005F5911">
      <w:pPr>
        <w:spacing w:before="40" w:after="40"/>
      </w:pPr>
    </w:p>
    <w:p w14:paraId="796F7FD7" w14:textId="77777777" w:rsidR="005F5911" w:rsidRDefault="00F30925">
      <w:pPr>
        <w:pStyle w:val="Heading3"/>
      </w:pPr>
      <w:r>
        <w:t>8.1.1 Onboarding Flow</w:t>
      </w:r>
    </w:p>
    <w:p w14:paraId="45885ED4" w14:textId="073C3EB2" w:rsidR="005F5911" w:rsidRDefault="00F30925">
      <w:pPr>
        <w:pStyle w:val="ListParagraph"/>
        <w:numPr>
          <w:ilvl w:val="0"/>
          <w:numId w:val="2"/>
        </w:numPr>
        <w:spacing w:before="40" w:after="40"/>
      </w:pPr>
      <w:r>
        <w:t>Online account creation (mobile-first)</w:t>
      </w:r>
    </w:p>
    <w:p w14:paraId="1BAAD172" w14:textId="77777777" w:rsidR="005F5911" w:rsidRDefault="00F30925">
      <w:pPr>
        <w:pStyle w:val="ListParagraph"/>
        <w:numPr>
          <w:ilvl w:val="0"/>
          <w:numId w:val="2"/>
        </w:numPr>
        <w:spacing w:before="40" w:after="40"/>
      </w:pPr>
      <w:r>
        <w:t>Email &amp; mobile OTP verification</w:t>
      </w:r>
    </w:p>
    <w:p w14:paraId="0331C182" w14:textId="77777777" w:rsidR="005F5911" w:rsidRDefault="00F30925">
      <w:pPr>
        <w:pStyle w:val="ListParagraph"/>
        <w:numPr>
          <w:ilvl w:val="0"/>
          <w:numId w:val="2"/>
        </w:numPr>
        <w:spacing w:before="40" w:after="40"/>
      </w:pPr>
      <w:r>
        <w:t>Country of residence capture with FATCA/CRS implication display</w:t>
      </w:r>
    </w:p>
    <w:p w14:paraId="26D94975" w14:textId="77777777" w:rsidR="005F5911" w:rsidRDefault="00F30925">
      <w:pPr>
        <w:pStyle w:val="ListParagraph"/>
        <w:numPr>
          <w:ilvl w:val="0"/>
          <w:numId w:val="2"/>
        </w:numPr>
        <w:spacing w:before="40" w:after="40"/>
      </w:pPr>
      <w:r>
        <w:t>Tax residency declaration (single and multiple tax residencies)</w:t>
      </w:r>
    </w:p>
    <w:p w14:paraId="78E3CDF1" w14:textId="3D27F286" w:rsidR="005F5911" w:rsidRDefault="00F30925">
      <w:pPr>
        <w:pStyle w:val="ListParagraph"/>
        <w:numPr>
          <w:ilvl w:val="0"/>
          <w:numId w:val="2"/>
        </w:numPr>
        <w:spacing w:before="40" w:after="40"/>
      </w:pPr>
      <w:r>
        <w:t xml:space="preserve">NRE / NRO / </w:t>
      </w:r>
      <w:del w:id="39" w:author="Kashish  Bhatia" w:date="2026-06-10T12:07:00Z" w16du:dateUtc="2026-06-10T06:37:00Z">
        <w:r w:rsidDel="00424B4B">
          <w:delText xml:space="preserve">FCNR account </w:delText>
        </w:r>
      </w:del>
      <w:r>
        <w:t>tagging</w:t>
      </w:r>
    </w:p>
    <w:p w14:paraId="56608F7C" w14:textId="77777777" w:rsidR="005F5911" w:rsidRDefault="00F30925">
      <w:pPr>
        <w:pStyle w:val="ListParagraph"/>
        <w:numPr>
          <w:ilvl w:val="0"/>
          <w:numId w:val="2"/>
        </w:numPr>
        <w:spacing w:before="40" w:after="40"/>
      </w:pPr>
      <w:r>
        <w:t>Duplicate account check (PAN + mobile + email uniqueness)</w:t>
      </w:r>
    </w:p>
    <w:p w14:paraId="516D687B" w14:textId="547EEE42" w:rsidR="005F5911" w:rsidDel="00A25AB0" w:rsidRDefault="00F30925">
      <w:pPr>
        <w:pStyle w:val="ListParagraph"/>
        <w:numPr>
          <w:ilvl w:val="0"/>
          <w:numId w:val="2"/>
        </w:numPr>
        <w:spacing w:before="40" w:after="40"/>
        <w:rPr>
          <w:del w:id="40" w:author="Kashish  Bhatia" w:date="2026-06-10T12:04:00Z" w16du:dateUtc="2026-06-10T06:34:00Z"/>
        </w:rPr>
      </w:pPr>
      <w:del w:id="41" w:author="Kashish  Bhatia" w:date="2026-06-10T12:04:00Z" w16du:dateUtc="2026-06-10T06:34:00Z">
        <w:r w:rsidDel="00A25AB0">
          <w:delText>PAN-Aadhaar linking validation (mandatory from IT portal)</w:delText>
        </w:r>
      </w:del>
    </w:p>
    <w:p w14:paraId="658B6649" w14:textId="688D1091" w:rsidR="00F16A06" w:rsidRDefault="00BE78AE">
      <w:pPr>
        <w:pStyle w:val="ListParagraph"/>
        <w:numPr>
          <w:ilvl w:val="0"/>
          <w:numId w:val="2"/>
        </w:numPr>
        <w:spacing w:before="40" w:after="40"/>
        <w:rPr>
          <w:ins w:id="42" w:author="Kashish  Bhatia" w:date="2026-06-10T12:08:00Z" w16du:dateUtc="2026-06-10T06:38:00Z"/>
        </w:rPr>
      </w:pPr>
      <w:ins w:id="43" w:author="Kashish  Bhatia" w:date="2026-06-10T12:08:00Z" w16du:dateUtc="2026-06-10T06:38:00Z">
        <w:r>
          <w:t xml:space="preserve">Click on </w:t>
        </w:r>
        <w:r w:rsidR="000F64E9">
          <w:t xml:space="preserve">terms and </w:t>
        </w:r>
        <w:r w:rsidR="00575B08">
          <w:t>condition</w:t>
        </w:r>
        <w:r w:rsidR="00722114">
          <w:t>s</w:t>
        </w:r>
        <w:r w:rsidR="006A5011">
          <w:t xml:space="preserve"> </w:t>
        </w:r>
      </w:ins>
    </w:p>
    <w:p w14:paraId="16651C4E" w14:textId="082B7158" w:rsidR="002034B9" w:rsidRDefault="00F97E7A">
      <w:pPr>
        <w:pStyle w:val="ListParagraph"/>
        <w:numPr>
          <w:ilvl w:val="0"/>
          <w:numId w:val="2"/>
        </w:numPr>
        <w:spacing w:before="40" w:after="40"/>
        <w:rPr>
          <w:ins w:id="44" w:author="Kashish  Bhatia" w:date="2026-06-10T12:08:00Z" w16du:dateUtc="2026-06-10T06:38:00Z"/>
        </w:rPr>
      </w:pPr>
      <w:ins w:id="45" w:author="Kashish  Bhatia" w:date="2026-06-10T12:08:00Z" w16du:dateUtc="2026-06-10T06:38:00Z">
        <w:r>
          <w:t xml:space="preserve">Disclaimer </w:t>
        </w:r>
        <w:r w:rsidR="00DB764B">
          <w:t>(</w:t>
        </w:r>
        <w:r w:rsidR="009E7940">
          <w:t>sharing of data</w:t>
        </w:r>
        <w:r w:rsidR="007B0F77">
          <w:t>)</w:t>
        </w:r>
      </w:ins>
    </w:p>
    <w:p w14:paraId="6D4E07C1" w14:textId="62C40E4A" w:rsidR="005F5911" w:rsidRDefault="005F5911">
      <w:pPr>
        <w:spacing w:before="40" w:after="40"/>
      </w:pPr>
    </w:p>
    <w:p w14:paraId="658C657B" w14:textId="77777777" w:rsidR="005F5911" w:rsidRDefault="00F30925">
      <w:pPr>
        <w:pStyle w:val="Heading3"/>
      </w:pPr>
      <w:r>
        <w:t>8.1.2 KYC &amp; AML</w:t>
      </w:r>
    </w:p>
    <w:p w14:paraId="561E0EF3" w14:textId="77777777" w:rsidR="005F5911" w:rsidRDefault="00F30925">
      <w:pPr>
        <w:pStyle w:val="ListParagraph"/>
        <w:numPr>
          <w:ilvl w:val="0"/>
          <w:numId w:val="2"/>
        </w:numPr>
        <w:spacing w:before="40" w:after="40"/>
      </w:pPr>
      <w:r>
        <w:t>CKYCR Fetch (Fast-Track): System queries CKYC Central Registry using PAN. If CKYC record found and KYC-Compliant, skip document upload – proceed with verification and consent only. Estimated time savings: 5–10 minutes of onboarding journey.</w:t>
      </w:r>
    </w:p>
    <w:p w14:paraId="5A30765D" w14:textId="4131AAF8" w:rsidR="005F5911" w:rsidRDefault="00F30925">
      <w:pPr>
        <w:pStyle w:val="ListParagraph"/>
        <w:numPr>
          <w:ilvl w:val="0"/>
          <w:numId w:val="2"/>
        </w:numPr>
        <w:spacing w:before="40" w:after="40"/>
      </w:pPr>
      <w:r>
        <w:t xml:space="preserve">Video KYC: </w:t>
      </w:r>
      <w:r w:rsidR="00FA6A45">
        <w:t>Only f</w:t>
      </w:r>
      <w:r>
        <w:t xml:space="preserve">or </w:t>
      </w:r>
      <w:r w:rsidR="001E7F2C">
        <w:t>re-KYC</w:t>
      </w:r>
      <w:r>
        <w:t xml:space="preserve"> or KYC-Registered (not compliant) users. Live video session with trained agent. Documents reviewed: Passport (mandatory), Visa / OCI card (for foreign passport holders), Overseas address proof, PAN card.</w:t>
      </w:r>
    </w:p>
    <w:p w14:paraId="1039B1D1" w14:textId="77777777" w:rsidR="005F5911" w:rsidRDefault="00F30925">
      <w:pPr>
        <w:pStyle w:val="ListParagraph"/>
        <w:numPr>
          <w:ilvl w:val="0"/>
          <w:numId w:val="2"/>
        </w:numPr>
        <w:spacing w:before="40" w:after="40"/>
      </w:pPr>
      <w:r>
        <w:t>Liveness check and face match against uploaded passport photo</w:t>
      </w:r>
    </w:p>
    <w:p w14:paraId="10676536" w14:textId="34C9EF5C" w:rsidR="005F5911" w:rsidRDefault="00F30925">
      <w:pPr>
        <w:pStyle w:val="ListParagraph"/>
        <w:numPr>
          <w:ilvl w:val="0"/>
          <w:numId w:val="2"/>
        </w:numPr>
        <w:spacing w:before="40" w:after="40"/>
      </w:pPr>
      <w:r>
        <w:t xml:space="preserve">IPV (In-Person Verification): Conducted during </w:t>
      </w:r>
      <w:r w:rsidR="00FA6A45">
        <w:t>in person</w:t>
      </w:r>
      <w:r>
        <w:t xml:space="preserve"> KYC session per SEBI requirements</w:t>
      </w:r>
    </w:p>
    <w:p w14:paraId="69A28AA0" w14:textId="6F616515" w:rsidR="005F5911" w:rsidRDefault="00F30925">
      <w:pPr>
        <w:pStyle w:val="ListParagraph"/>
        <w:numPr>
          <w:ilvl w:val="0"/>
          <w:numId w:val="2"/>
        </w:numPr>
        <w:spacing w:before="40" w:after="40"/>
      </w:pPr>
      <w:r>
        <w:t>Fallback flow: If video KYC fails</w:t>
      </w:r>
      <w:r w:rsidR="00FA6A45">
        <w:t xml:space="preserve"> for re-KYC sceanrio</w:t>
      </w:r>
      <w:r>
        <w:t xml:space="preserve"> (tech failure / agent unavailable), allow scheduled re-attempt within 48 hours. RM escalation option for premium clients.</w:t>
      </w:r>
    </w:p>
    <w:p w14:paraId="1BAD1D4E" w14:textId="77777777" w:rsidR="005F5911" w:rsidRDefault="00F30925">
      <w:pPr>
        <w:pStyle w:val="ListParagraph"/>
        <w:numPr>
          <w:ilvl w:val="0"/>
          <w:numId w:val="2"/>
        </w:numPr>
        <w:spacing w:before="40" w:after="40"/>
      </w:pPr>
      <w:r>
        <w:t>AML Checks at onboarding: Sanctions (OFAC, UN Consolidated List, EU Sanctions), PEP screening, Adverse Media screening</w:t>
      </w:r>
    </w:p>
    <w:p w14:paraId="5B49F281" w14:textId="77777777" w:rsidR="005F5911" w:rsidRDefault="00F30925">
      <w:pPr>
        <w:pStyle w:val="ListParagraph"/>
        <w:numPr>
          <w:ilvl w:val="0"/>
          <w:numId w:val="2"/>
        </w:numPr>
        <w:spacing w:before="40" w:after="40"/>
      </w:pPr>
      <w:r>
        <w:t>Enhanced Due Diligence (EDD) trigger: Automatic for PEP hits and high-risk countries – route to compliance team with 72-hour SLA for review and decision</w:t>
      </w:r>
    </w:p>
    <w:p w14:paraId="23FD92F0" w14:textId="77777777" w:rsidR="00EB5A37" w:rsidRDefault="00EB5A37" w:rsidP="00EB5A37">
      <w:pPr>
        <w:spacing w:before="40" w:after="40"/>
      </w:pPr>
    </w:p>
    <w:p w14:paraId="274FE2E9" w14:textId="77777777" w:rsidR="00EB5A37" w:rsidRDefault="00EB5A37" w:rsidP="00EB5A37">
      <w:pPr>
        <w:spacing w:before="40" w:after="40"/>
      </w:pPr>
    </w:p>
    <w:p w14:paraId="3EE92F68" w14:textId="77777777" w:rsidR="005F5911" w:rsidRDefault="005F5911">
      <w:pPr>
        <w:spacing w:before="40" w:after="40"/>
      </w:pPr>
    </w:p>
    <w:p w14:paraId="12CC7BE1" w14:textId="77777777" w:rsidR="005F5911" w:rsidRDefault="00F30925">
      <w:pPr>
        <w:pStyle w:val="Heading3"/>
      </w:pPr>
      <w:r>
        <w:t>8.1.3 FATCA / CRS Declarations</w:t>
      </w:r>
    </w:p>
    <w:p w14:paraId="49B92B13" w14:textId="77777777" w:rsidR="005F5911" w:rsidRDefault="00F30925">
      <w:pPr>
        <w:pStyle w:val="ListParagraph"/>
        <w:numPr>
          <w:ilvl w:val="0"/>
          <w:numId w:val="2"/>
        </w:numPr>
        <w:spacing w:before="40" w:after="40"/>
      </w:pPr>
      <w:r>
        <w:t>Mandatory FATCA/CRS self-certification at onboarding</w:t>
      </w:r>
    </w:p>
    <w:p w14:paraId="5FB6448D" w14:textId="77777777" w:rsidR="005F5911" w:rsidRDefault="00F30925">
      <w:pPr>
        <w:pStyle w:val="ListParagraph"/>
        <w:numPr>
          <w:ilvl w:val="0"/>
          <w:numId w:val="2"/>
        </w:numPr>
        <w:spacing w:before="40" w:after="40"/>
      </w:pPr>
      <w:r>
        <w:t>GIIN / TIN capture for applicable entities</w:t>
      </w:r>
    </w:p>
    <w:p w14:paraId="6E70CE74" w14:textId="77777777" w:rsidR="005F5911" w:rsidRDefault="00F30925">
      <w:pPr>
        <w:pStyle w:val="ListParagraph"/>
        <w:numPr>
          <w:ilvl w:val="0"/>
          <w:numId w:val="2"/>
        </w:numPr>
        <w:spacing w:before="40" w:after="40"/>
      </w:pPr>
      <w:r>
        <w:t>W-8BEN equivalent declaration for US NRIs</w:t>
      </w:r>
    </w:p>
    <w:p w14:paraId="78AD344B" w14:textId="77777777" w:rsidR="005F5911" w:rsidRDefault="00F30925">
      <w:pPr>
        <w:pStyle w:val="ListParagraph"/>
        <w:numPr>
          <w:ilvl w:val="0"/>
          <w:numId w:val="2"/>
        </w:numPr>
        <w:spacing w:before="40" w:after="40"/>
      </w:pPr>
      <w:r>
        <w:t>Multiple country tax residency support for dual-tax-resident NRIs</w:t>
      </w:r>
    </w:p>
    <w:p w14:paraId="27BC20B3" w14:textId="77777777" w:rsidR="005F5911" w:rsidRDefault="00F30925">
      <w:pPr>
        <w:pStyle w:val="ListParagraph"/>
        <w:numPr>
          <w:ilvl w:val="0"/>
          <w:numId w:val="2"/>
        </w:numPr>
        <w:spacing w:before="40" w:after="40"/>
      </w:pPr>
      <w:r>
        <w:t>Annual re-certification reminder (90 days before expiry of declaration)</w:t>
      </w:r>
    </w:p>
    <w:p w14:paraId="773F4BD0" w14:textId="77777777" w:rsidR="005F5911" w:rsidRDefault="005F5911">
      <w:pPr>
        <w:spacing w:before="40" w:after="40"/>
      </w:pPr>
    </w:p>
    <w:p w14:paraId="524C7421" w14:textId="77777777" w:rsidR="005F5911" w:rsidRDefault="00F30925">
      <w:pPr>
        <w:pStyle w:val="Heading3"/>
      </w:pPr>
      <w:r>
        <w:t>8.1.4 Onboarding Document Pack (System-Generated)</w:t>
      </w:r>
    </w:p>
    <w:p w14:paraId="5A1002B5" w14:textId="3BF9EF53" w:rsidR="005F5911" w:rsidDel="00300A62" w:rsidRDefault="00F30925">
      <w:pPr>
        <w:pStyle w:val="ListParagraph"/>
        <w:numPr>
          <w:ilvl w:val="0"/>
          <w:numId w:val="2"/>
        </w:numPr>
        <w:spacing w:before="40" w:after="40"/>
        <w:rPr>
          <w:del w:id="46" w:author="Kashish  Bhatia" w:date="2026-06-10T12:13:00Z" w16du:dateUtc="2026-06-10T06:43:00Z"/>
        </w:rPr>
      </w:pPr>
      <w:del w:id="47" w:author="Kashish  Bhatia" w:date="2026-06-10T12:13:00Z" w16du:dateUtc="2026-06-10T06:43:00Z">
        <w:r w:rsidDel="00300A62">
          <w:delText>Account Opening Form (signed via OTP-based e-sign)</w:delText>
        </w:r>
      </w:del>
    </w:p>
    <w:p w14:paraId="3344C919" w14:textId="77777777" w:rsidR="005F5911" w:rsidRDefault="00F30925">
      <w:pPr>
        <w:pStyle w:val="ListParagraph"/>
        <w:numPr>
          <w:ilvl w:val="0"/>
          <w:numId w:val="2"/>
        </w:numPr>
        <w:spacing w:before="40" w:after="40"/>
      </w:pPr>
      <w:r>
        <w:t>FATCA/CRS self-certification declaration</w:t>
      </w:r>
    </w:p>
    <w:p w14:paraId="70E39AC5" w14:textId="77777777" w:rsidR="005F5911" w:rsidRDefault="00F30925">
      <w:pPr>
        <w:pStyle w:val="ListParagraph"/>
        <w:numPr>
          <w:ilvl w:val="0"/>
          <w:numId w:val="2"/>
        </w:numPr>
        <w:spacing w:before="40" w:after="40"/>
      </w:pPr>
      <w:r>
        <w:t>Risk profiling questionnaire and result</w:t>
      </w:r>
    </w:p>
    <w:p w14:paraId="66B57DD6" w14:textId="77777777" w:rsidR="005F5911" w:rsidRDefault="00F30925">
      <w:pPr>
        <w:pStyle w:val="ListParagraph"/>
        <w:numPr>
          <w:ilvl w:val="0"/>
          <w:numId w:val="2"/>
        </w:numPr>
        <w:spacing w:before="40" w:after="40"/>
      </w:pPr>
      <w:r>
        <w:t>PFIC disclosure (for US/Canada NRIs) – signed acknowledgement required</w:t>
      </w:r>
    </w:p>
    <w:p w14:paraId="5BA967C3" w14:textId="77777777" w:rsidR="005F5911" w:rsidRDefault="00F30925">
      <w:pPr>
        <w:pStyle w:val="ListParagraph"/>
        <w:numPr>
          <w:ilvl w:val="0"/>
          <w:numId w:val="2"/>
        </w:numPr>
        <w:spacing w:before="40" w:after="40"/>
      </w:pPr>
      <w:r>
        <w:t>Terms &amp; Conditions and Platform Usage Agreement</w:t>
      </w:r>
    </w:p>
    <w:p w14:paraId="0CFE88B2" w14:textId="77777777" w:rsidR="005F5911" w:rsidRDefault="00F30925">
      <w:pPr>
        <w:pStyle w:val="ListParagraph"/>
        <w:numPr>
          <w:ilvl w:val="0"/>
          <w:numId w:val="2"/>
        </w:numPr>
        <w:spacing w:before="40" w:after="40"/>
      </w:pPr>
      <w:r>
        <w:t>Consent for electronic communication</w:t>
      </w:r>
    </w:p>
    <w:p w14:paraId="1BCEDAE0" w14:textId="77777777" w:rsidR="005F5911" w:rsidRDefault="00F30925">
      <w:pPr>
        <w:pStyle w:val="ListParagraph"/>
        <w:numPr>
          <w:ilvl w:val="0"/>
          <w:numId w:val="2"/>
        </w:numPr>
        <w:spacing w:before="40" w:after="40"/>
      </w:pPr>
      <w:r>
        <w:t>Brokerage / fee disclosure document (as per SEBI ARN norms)</w:t>
      </w:r>
    </w:p>
    <w:p w14:paraId="69AF7E6B" w14:textId="77777777" w:rsidR="005F5911" w:rsidRDefault="00F30925">
      <w:pPr>
        <w:pStyle w:val="ListParagraph"/>
        <w:numPr>
          <w:ilvl w:val="0"/>
          <w:numId w:val="2"/>
        </w:numPr>
        <w:spacing w:before="40" w:after="40"/>
      </w:pPr>
      <w:r>
        <w:t>EUIN declaration for any RM-assisted transactions</w:t>
      </w:r>
    </w:p>
    <w:p w14:paraId="0C91ADCF" w14:textId="77777777" w:rsidR="005F5911" w:rsidRDefault="005F5911">
      <w:pPr>
        <w:spacing w:before="40" w:after="40"/>
      </w:pPr>
    </w:p>
    <w:p w14:paraId="4BC596FF" w14:textId="77777777" w:rsidR="005F5911" w:rsidRDefault="00F30925">
      <w:pPr>
        <w:pStyle w:val="Heading2"/>
        <w:pBdr>
          <w:bottom w:val="single" w:sz="4" w:space="2" w:color="D5E8F0"/>
        </w:pBdr>
      </w:pPr>
      <w:r>
        <w:t>8.2 Product Discovery &amp; Scheme Management</w:t>
      </w:r>
    </w:p>
    <w:p w14:paraId="763E8256" w14:textId="77777777" w:rsidR="005F5911" w:rsidRDefault="005F5911">
      <w:pPr>
        <w:spacing w:before="40" w:after="40"/>
      </w:pPr>
    </w:p>
    <w:p w14:paraId="571B04F1" w14:textId="77777777" w:rsidR="005F5911" w:rsidRDefault="00F30925">
      <w:pPr>
        <w:pStyle w:val="Heading3"/>
      </w:pPr>
      <w:r>
        <w:t>8.2.1 MF Product Listing</w:t>
      </w:r>
    </w:p>
    <w:p w14:paraId="42997A60" w14:textId="77777777" w:rsidR="005F5911" w:rsidRDefault="00F30925">
      <w:pPr>
        <w:pStyle w:val="ListParagraph"/>
        <w:numPr>
          <w:ilvl w:val="0"/>
          <w:numId w:val="2"/>
        </w:numPr>
        <w:spacing w:before="40" w:after="40"/>
      </w:pPr>
      <w:r>
        <w:t>AMC-wise and category-wise scheme listing</w:t>
      </w:r>
    </w:p>
    <w:p w14:paraId="14F89323" w14:textId="77777777" w:rsidR="005F5911" w:rsidRDefault="00F30925">
      <w:pPr>
        <w:pStyle w:val="ListParagraph"/>
        <w:numPr>
          <w:ilvl w:val="0"/>
          <w:numId w:val="2"/>
        </w:numPr>
        <w:spacing w:before="40" w:after="40"/>
      </w:pPr>
      <w:r>
        <w:t>Plan options: Growth and IDCW (Dividend Payout, Dividend Reinvestment) variants – all displayed</w:t>
      </w:r>
    </w:p>
    <w:p w14:paraId="1F316C86" w14:textId="77777777" w:rsidR="005F5911" w:rsidRDefault="00F30925">
      <w:pPr>
        <w:pStyle w:val="ListParagraph"/>
        <w:numPr>
          <w:ilvl w:val="0"/>
          <w:numId w:val="2"/>
        </w:numPr>
        <w:spacing w:before="40" w:after="40"/>
      </w:pPr>
      <w:r>
        <w:t>NRI eligibility tag per scheme (NRI Allowed / NRI Restricted)</w:t>
      </w:r>
    </w:p>
    <w:p w14:paraId="461D1D1B" w14:textId="77777777" w:rsidR="005F5911" w:rsidRDefault="00F30925">
      <w:pPr>
        <w:pStyle w:val="ListParagraph"/>
        <w:numPr>
          <w:ilvl w:val="0"/>
          <w:numId w:val="2"/>
        </w:numPr>
        <w:spacing w:before="40" w:after="40"/>
      </w:pPr>
      <w:r>
        <w:t>Country restriction tag (US Restricted / Canada Restricted / All NRIs Eligible)</w:t>
      </w:r>
    </w:p>
    <w:p w14:paraId="65F27923" w14:textId="77777777" w:rsidR="005F5911" w:rsidRDefault="00F30925">
      <w:pPr>
        <w:pStyle w:val="ListParagraph"/>
        <w:numPr>
          <w:ilvl w:val="0"/>
          <w:numId w:val="2"/>
        </w:numPr>
        <w:spacing w:before="40" w:after="40"/>
      </w:pPr>
      <w:r>
        <w:t>IDCW payout frequency display (Monthly / Quarterly / Annual)</w:t>
      </w:r>
    </w:p>
    <w:p w14:paraId="221E15E0" w14:textId="77777777" w:rsidR="005F5911" w:rsidRDefault="00F30925">
      <w:pPr>
        <w:pStyle w:val="ListParagraph"/>
        <w:numPr>
          <w:ilvl w:val="0"/>
          <w:numId w:val="2"/>
        </w:numPr>
        <w:spacing w:before="40" w:after="40"/>
      </w:pPr>
      <w:r>
        <w:t>Risk-o-meter as per SEBI mandate: Very High / High / Moderately High / Moderate / Moderately Low / Low</w:t>
      </w:r>
    </w:p>
    <w:p w14:paraId="7739E3E6" w14:textId="77777777" w:rsidR="005F5911" w:rsidRDefault="005F5911">
      <w:pPr>
        <w:spacing w:before="40" w:after="40"/>
      </w:pPr>
    </w:p>
    <w:p w14:paraId="02E8F13C" w14:textId="77777777" w:rsidR="005F5911" w:rsidRDefault="00F30925">
      <w:pPr>
        <w:pStyle w:val="Heading3"/>
      </w:pPr>
      <w:r>
        <w:t>8.2.2 Scheme Information Page</w:t>
      </w:r>
    </w:p>
    <w:p w14:paraId="3D7B35E2" w14:textId="77777777" w:rsidR="005F5911" w:rsidRDefault="00F30925">
      <w:pPr>
        <w:pStyle w:val="ListParagraph"/>
        <w:numPr>
          <w:ilvl w:val="0"/>
          <w:numId w:val="2"/>
        </w:numPr>
        <w:spacing w:before="40" w:after="40"/>
      </w:pPr>
      <w:r>
        <w:t>Current NAV and NAV date</w:t>
      </w:r>
    </w:p>
    <w:p w14:paraId="3ACEE397" w14:textId="77777777" w:rsidR="005F5911" w:rsidRDefault="00F30925">
      <w:pPr>
        <w:pStyle w:val="ListParagraph"/>
        <w:numPr>
          <w:ilvl w:val="0"/>
          <w:numId w:val="2"/>
        </w:numPr>
        <w:spacing w:before="40" w:after="40"/>
      </w:pPr>
      <w:r>
        <w:t>AUM, expense ratio, exit load policy</w:t>
      </w:r>
    </w:p>
    <w:p w14:paraId="2DFDE316" w14:textId="77777777" w:rsidR="005F5911" w:rsidRDefault="00F30925">
      <w:pPr>
        <w:pStyle w:val="ListParagraph"/>
        <w:numPr>
          <w:ilvl w:val="0"/>
          <w:numId w:val="2"/>
        </w:numPr>
        <w:spacing w:before="40" w:after="40"/>
      </w:pPr>
      <w:r>
        <w:t>Benchmark index and performance vs benchmark</w:t>
      </w:r>
    </w:p>
    <w:p w14:paraId="7FFD848D" w14:textId="77777777" w:rsidR="005F5911" w:rsidRDefault="00F30925">
      <w:pPr>
        <w:pStyle w:val="ListParagraph"/>
        <w:numPr>
          <w:ilvl w:val="0"/>
          <w:numId w:val="2"/>
        </w:numPr>
        <w:spacing w:before="40" w:after="40"/>
      </w:pPr>
      <w:r>
        <w:t>1Y / 3Y / 5Y / since-inception returns (CAGR)</w:t>
      </w:r>
    </w:p>
    <w:p w14:paraId="3BD312F4" w14:textId="77777777" w:rsidR="005F5911" w:rsidRDefault="00F30925">
      <w:pPr>
        <w:pStyle w:val="ListParagraph"/>
        <w:numPr>
          <w:ilvl w:val="0"/>
          <w:numId w:val="2"/>
        </w:numPr>
        <w:spacing w:before="40" w:after="40"/>
      </w:pPr>
      <w:r>
        <w:t>Asset allocation (equity/debt/other breakup)</w:t>
      </w:r>
    </w:p>
    <w:p w14:paraId="2B8AECB0" w14:textId="77777777" w:rsidR="005F5911" w:rsidRDefault="00F30925">
      <w:pPr>
        <w:pStyle w:val="ListParagraph"/>
        <w:numPr>
          <w:ilvl w:val="0"/>
          <w:numId w:val="2"/>
        </w:numPr>
        <w:spacing w:before="40" w:after="40"/>
      </w:pPr>
      <w:r>
        <w:t>Top 10 holdings</w:t>
      </w:r>
    </w:p>
    <w:p w14:paraId="0BA6F1CF" w14:textId="77777777" w:rsidR="005F5911" w:rsidRDefault="00F30925">
      <w:pPr>
        <w:pStyle w:val="ListParagraph"/>
        <w:numPr>
          <w:ilvl w:val="0"/>
          <w:numId w:val="2"/>
        </w:numPr>
        <w:spacing w:before="40" w:after="40"/>
      </w:pPr>
      <w:r>
        <w:t>TDS applicability and rates for NRI investors (contextual)</w:t>
      </w:r>
    </w:p>
    <w:p w14:paraId="1E974BD2" w14:textId="77777777" w:rsidR="005F5911" w:rsidRDefault="00F30925">
      <w:pPr>
        <w:pStyle w:val="ListParagraph"/>
        <w:numPr>
          <w:ilvl w:val="0"/>
          <w:numId w:val="2"/>
        </w:numPr>
        <w:spacing w:before="40" w:after="40"/>
      </w:pPr>
      <w:r>
        <w:t>DTAA benefit availability tag</w:t>
      </w:r>
    </w:p>
    <w:p w14:paraId="2D4484EB" w14:textId="77777777" w:rsidR="005F5911" w:rsidRDefault="00F30925">
      <w:pPr>
        <w:pStyle w:val="ListParagraph"/>
        <w:numPr>
          <w:ilvl w:val="0"/>
          <w:numId w:val="2"/>
        </w:numPr>
        <w:spacing w:before="40" w:after="40"/>
      </w:pPr>
      <w:r>
        <w:t>Fund manager details</w:t>
      </w:r>
    </w:p>
    <w:p w14:paraId="2ED35C7C" w14:textId="77777777" w:rsidR="0013338E" w:rsidRDefault="0013338E" w:rsidP="0013338E">
      <w:pPr>
        <w:spacing w:before="40" w:after="40"/>
      </w:pPr>
    </w:p>
    <w:p w14:paraId="0CB18B39" w14:textId="77777777" w:rsidR="0013338E" w:rsidRDefault="0013338E" w:rsidP="0013338E">
      <w:pPr>
        <w:spacing w:before="40" w:after="40"/>
      </w:pPr>
    </w:p>
    <w:p w14:paraId="38ABE5BE" w14:textId="77777777" w:rsidR="005F5911" w:rsidRDefault="005F5911">
      <w:pPr>
        <w:spacing w:before="40" w:after="40"/>
      </w:pPr>
    </w:p>
    <w:p w14:paraId="3599709B" w14:textId="77777777" w:rsidR="005F5911" w:rsidRDefault="00F30925">
      <w:pPr>
        <w:pStyle w:val="Heading3"/>
      </w:pPr>
      <w:r>
        <w:t>8.2.3 NFO Module</w:t>
      </w:r>
    </w:p>
    <w:p w14:paraId="5A81C831" w14:textId="3DE375C0" w:rsidR="005F5911" w:rsidRDefault="00F30925">
      <w:pPr>
        <w:pBdr>
          <w:left w:val="single" w:sz="12" w:space="4" w:color="C55A11"/>
        </w:pBdr>
        <w:shd w:val="clear" w:color="auto" w:fill="FCE4D6"/>
        <w:spacing w:before="80" w:after="80"/>
        <w:ind w:left="180" w:right="120"/>
      </w:pPr>
      <w:r>
        <w:rPr>
          <w:sz w:val="20"/>
          <w:szCs w:val="20"/>
        </w:rPr>
        <w:t>New Fund Offers are significant engagement events. All NFOs available on the execution platform must be surfaced with a dedicated subscription journey.</w:t>
      </w:r>
    </w:p>
    <w:p w14:paraId="3FE9F07E" w14:textId="77777777" w:rsidR="005F5911" w:rsidRDefault="00F30925">
      <w:pPr>
        <w:pStyle w:val="ListParagraph"/>
        <w:numPr>
          <w:ilvl w:val="0"/>
          <w:numId w:val="2"/>
        </w:numPr>
        <w:spacing w:before="40" w:after="40"/>
      </w:pPr>
      <w:r>
        <w:t>NFO listing with subscription open/close dates prominently displayed</w:t>
      </w:r>
    </w:p>
    <w:p w14:paraId="0CBBF2CF" w14:textId="77777777" w:rsidR="005F5911" w:rsidRDefault="00F30925">
      <w:pPr>
        <w:pStyle w:val="ListParagraph"/>
        <w:numPr>
          <w:ilvl w:val="0"/>
          <w:numId w:val="2"/>
        </w:numPr>
        <w:spacing w:before="40" w:after="40"/>
      </w:pPr>
      <w:r>
        <w:t>NFO scheme details page (same structure as existing scheme page)</w:t>
      </w:r>
    </w:p>
    <w:p w14:paraId="215EAB4B" w14:textId="77777777" w:rsidR="005F5911" w:rsidRDefault="00F30925">
      <w:pPr>
        <w:pStyle w:val="ListParagraph"/>
        <w:numPr>
          <w:ilvl w:val="0"/>
          <w:numId w:val="2"/>
        </w:numPr>
        <w:spacing w:before="40" w:after="40"/>
      </w:pPr>
      <w:r>
        <w:t>NRI eligibility check before allowing NFO subscription</w:t>
      </w:r>
    </w:p>
    <w:p w14:paraId="47DE29A6" w14:textId="77777777" w:rsidR="005F5911" w:rsidRDefault="00F30925">
      <w:pPr>
        <w:pStyle w:val="ListParagraph"/>
        <w:numPr>
          <w:ilvl w:val="0"/>
          <w:numId w:val="2"/>
        </w:numPr>
        <w:spacing w:before="40" w:after="40"/>
      </w:pPr>
      <w:r>
        <w:t>NFO order type: Lumpsum only (no SIP during NFO window)</w:t>
      </w:r>
    </w:p>
    <w:p w14:paraId="30F09122" w14:textId="77777777" w:rsidR="005F5911" w:rsidRDefault="00F30925">
      <w:pPr>
        <w:pStyle w:val="ListParagraph"/>
        <w:numPr>
          <w:ilvl w:val="0"/>
          <w:numId w:val="2"/>
        </w:numPr>
        <w:spacing w:before="40" w:after="40"/>
      </w:pPr>
      <w:r>
        <w:t>Post-NFO SIP setup: System prompts SIP setup once NFO converts to ongoing scheme</w:t>
      </w:r>
    </w:p>
    <w:p w14:paraId="17FC984D" w14:textId="77777777" w:rsidR="005F5911" w:rsidRDefault="00F30925">
      <w:pPr>
        <w:pStyle w:val="ListParagraph"/>
        <w:numPr>
          <w:ilvl w:val="0"/>
          <w:numId w:val="2"/>
        </w:numPr>
        <w:spacing w:before="40" w:after="40"/>
      </w:pPr>
      <w:r>
        <w:t>Allotment status notification via push + email</w:t>
      </w:r>
    </w:p>
    <w:p w14:paraId="506B785F" w14:textId="77777777" w:rsidR="005F5911" w:rsidRDefault="00F30925">
      <w:pPr>
        <w:pStyle w:val="ListParagraph"/>
        <w:numPr>
          <w:ilvl w:val="0"/>
          <w:numId w:val="2"/>
        </w:numPr>
        <w:spacing w:before="40" w:after="40"/>
      </w:pPr>
      <w:r>
        <w:t>NFO alert subscription: NRI can opt-in for NFO launch notifications</w:t>
      </w:r>
    </w:p>
    <w:p w14:paraId="45F5A968" w14:textId="77777777" w:rsidR="005F5911" w:rsidRDefault="005F5911">
      <w:pPr>
        <w:spacing w:before="40" w:after="40"/>
      </w:pPr>
    </w:p>
    <w:p w14:paraId="7C70CCE6" w14:textId="77777777" w:rsidR="005F5911" w:rsidRDefault="00F30925">
      <w:pPr>
        <w:pStyle w:val="Heading2"/>
        <w:pBdr>
          <w:bottom w:val="single" w:sz="4" w:space="2" w:color="D5E8F0"/>
        </w:pBdr>
      </w:pPr>
      <w:r>
        <w:t>8.3 Order Execution – Mutual Funds</w:t>
      </w:r>
    </w:p>
    <w:p w14:paraId="0E7196C2" w14:textId="77777777" w:rsidR="005F5911" w:rsidRDefault="005F5911">
      <w:pPr>
        <w:spacing w:before="40" w:after="40"/>
      </w:pPr>
    </w:p>
    <w:p w14:paraId="36B1460D" w14:textId="77777777" w:rsidR="005F5911" w:rsidRDefault="00F30925">
      <w:pPr>
        <w:pStyle w:val="Heading3"/>
      </w:pPr>
      <w:r>
        <w:t>8.3.1 Supported Transaction Types</w:t>
      </w:r>
    </w:p>
    <w:p w14:paraId="49D935B1" w14:textId="77777777" w:rsidR="005F5911" w:rsidRDefault="00F30925">
      <w:pPr>
        <w:pStyle w:val="ListParagraph"/>
        <w:numPr>
          <w:ilvl w:val="0"/>
          <w:numId w:val="2"/>
        </w:numPr>
        <w:spacing w:before="40" w:after="40"/>
      </w:pPr>
      <w:r>
        <w:t>Lumpsum purchase (one-time investment)</w:t>
      </w:r>
    </w:p>
    <w:p w14:paraId="2CEDA064" w14:textId="77777777" w:rsidR="005F5911" w:rsidRDefault="00F30925">
      <w:pPr>
        <w:pStyle w:val="ListParagraph"/>
        <w:numPr>
          <w:ilvl w:val="0"/>
          <w:numId w:val="2"/>
        </w:numPr>
        <w:spacing w:before="40" w:after="40"/>
      </w:pPr>
      <w:r>
        <w:t>SIP – Systematic Investment Plan (fixed amount, fixed date)</w:t>
      </w:r>
    </w:p>
    <w:p w14:paraId="332EF50B" w14:textId="77777777" w:rsidR="005F5911" w:rsidRDefault="00F30925">
      <w:pPr>
        <w:pStyle w:val="ListParagraph"/>
        <w:numPr>
          <w:ilvl w:val="0"/>
          <w:numId w:val="2"/>
        </w:numPr>
        <w:spacing w:before="40" w:after="40"/>
      </w:pPr>
      <w:r>
        <w:t>SIP modification, pause, and cancellation</w:t>
      </w:r>
    </w:p>
    <w:p w14:paraId="2B7B833C" w14:textId="77777777" w:rsidR="005F5911" w:rsidRDefault="00F30925">
      <w:pPr>
        <w:pStyle w:val="ListParagraph"/>
        <w:numPr>
          <w:ilvl w:val="0"/>
          <w:numId w:val="2"/>
        </w:numPr>
        <w:spacing w:before="40" w:after="40"/>
      </w:pPr>
      <w:r>
        <w:t>SWP – Systematic Withdrawal Plan</w:t>
      </w:r>
    </w:p>
    <w:p w14:paraId="3C665F47" w14:textId="77777777" w:rsidR="005F5911" w:rsidRDefault="00F30925">
      <w:pPr>
        <w:pStyle w:val="ListParagraph"/>
        <w:numPr>
          <w:ilvl w:val="0"/>
          <w:numId w:val="2"/>
        </w:numPr>
        <w:spacing w:before="40" w:after="40"/>
      </w:pPr>
      <w:r>
        <w:t>STP – Systematic Transfer Plan (fixed amount / fixed units)</w:t>
      </w:r>
    </w:p>
    <w:p w14:paraId="3E61EF66" w14:textId="77777777" w:rsidR="005F5911" w:rsidRDefault="00F30925">
      <w:pPr>
        <w:pStyle w:val="ListParagraph"/>
        <w:numPr>
          <w:ilvl w:val="0"/>
          <w:numId w:val="2"/>
        </w:numPr>
        <w:spacing w:before="40" w:after="40"/>
      </w:pPr>
      <w:r>
        <w:t>Redemption (full and partial)</w:t>
      </w:r>
    </w:p>
    <w:p w14:paraId="4E29F645" w14:textId="609769B6" w:rsidR="005F5911" w:rsidRDefault="00F30925">
      <w:pPr>
        <w:pStyle w:val="ListParagraph"/>
        <w:numPr>
          <w:ilvl w:val="0"/>
          <w:numId w:val="2"/>
        </w:numPr>
        <w:spacing w:before="40" w:after="40"/>
      </w:pPr>
      <w:r>
        <w:t>Switch – one-time intra-AMC and inter-AMC (via</w:t>
      </w:r>
      <w:r w:rsidR="001E7F2C">
        <w:t xml:space="preserve"> NSE MF /</w:t>
      </w:r>
      <w:r>
        <w:t xml:space="preserve"> BSE Star MF / MFU)</w:t>
      </w:r>
    </w:p>
    <w:p w14:paraId="3AD98338" w14:textId="77777777" w:rsidR="005F5911" w:rsidRDefault="00F30925">
      <w:pPr>
        <w:pStyle w:val="ListParagraph"/>
        <w:numPr>
          <w:ilvl w:val="0"/>
          <w:numId w:val="2"/>
        </w:numPr>
        <w:spacing w:before="40" w:after="40"/>
      </w:pPr>
      <w:r>
        <w:t>NFO subscription</w:t>
      </w:r>
    </w:p>
    <w:p w14:paraId="458BC021" w14:textId="77777777" w:rsidR="005F5911" w:rsidRDefault="00F30925">
      <w:pPr>
        <w:pStyle w:val="ListParagraph"/>
        <w:numPr>
          <w:ilvl w:val="0"/>
          <w:numId w:val="2"/>
        </w:numPr>
        <w:spacing w:before="40" w:after="40"/>
      </w:pPr>
      <w:r>
        <w:t>IDCW / Dividend reinvestment and payout enrollment</w:t>
      </w:r>
    </w:p>
    <w:p w14:paraId="1D568217" w14:textId="77777777" w:rsidR="005F5911" w:rsidRDefault="005F5911">
      <w:pPr>
        <w:spacing w:before="40" w:after="40"/>
      </w:pPr>
    </w:p>
    <w:p w14:paraId="1AC96681" w14:textId="77777777" w:rsidR="005F5911" w:rsidRDefault="00F30925">
      <w:pPr>
        <w:pStyle w:val="Heading3"/>
      </w:pPr>
      <w:r>
        <w:t>8.3.2 Switch Transaction Details</w:t>
      </w:r>
    </w:p>
    <w:p w14:paraId="3B6E148B" w14:textId="0CA30D97" w:rsidR="005F5911" w:rsidRDefault="00F30925">
      <w:pPr>
        <w:pBdr>
          <w:left w:val="single" w:sz="12" w:space="4" w:color="C55A11"/>
        </w:pBdr>
        <w:shd w:val="clear" w:color="auto" w:fill="FCE4D6"/>
        <w:spacing w:before="80" w:after="80"/>
        <w:ind w:left="180" w:right="120"/>
      </w:pPr>
      <w:r>
        <w:rPr>
          <w:sz w:val="20"/>
          <w:szCs w:val="20"/>
        </w:rPr>
        <w:t>Switch is different from STP. Switch is a one-time transaction; STP is a recurring instruction. Both are treated as redemption + purchase for tax purposes.</w:t>
      </w:r>
    </w:p>
    <w:p w14:paraId="0916DC63" w14:textId="77777777" w:rsidR="005F5911" w:rsidRDefault="00F30925">
      <w:pPr>
        <w:pStyle w:val="ListParagraph"/>
        <w:numPr>
          <w:ilvl w:val="0"/>
          <w:numId w:val="2"/>
        </w:numPr>
        <w:spacing w:before="40" w:after="40"/>
      </w:pPr>
      <w:r>
        <w:t>Source scheme: Selected from current holdings</w:t>
      </w:r>
    </w:p>
    <w:p w14:paraId="4D1164CE" w14:textId="77777777" w:rsidR="005F5911" w:rsidRDefault="00F30925">
      <w:pPr>
        <w:pStyle w:val="ListParagraph"/>
        <w:numPr>
          <w:ilvl w:val="0"/>
          <w:numId w:val="2"/>
        </w:numPr>
        <w:spacing w:before="40" w:after="40"/>
      </w:pPr>
      <w:r>
        <w:t>Target scheme: All eligible schemes on same platform (intra-AMC or inter-AMC via exchange)</w:t>
      </w:r>
    </w:p>
    <w:p w14:paraId="2F551E6F" w14:textId="77777777" w:rsidR="005F5911" w:rsidRDefault="00F30925">
      <w:pPr>
        <w:pStyle w:val="ListParagraph"/>
        <w:numPr>
          <w:ilvl w:val="0"/>
          <w:numId w:val="2"/>
        </w:numPr>
        <w:spacing w:before="40" w:after="40"/>
      </w:pPr>
      <w:r>
        <w:t>NRI-eligible schemes only in target list</w:t>
      </w:r>
    </w:p>
    <w:p w14:paraId="6F7D5BDE" w14:textId="77777777" w:rsidR="005F5911" w:rsidRDefault="00F30925">
      <w:pPr>
        <w:pStyle w:val="ListParagraph"/>
        <w:numPr>
          <w:ilvl w:val="0"/>
          <w:numId w:val="2"/>
        </w:numPr>
        <w:spacing w:before="40" w:after="40"/>
      </w:pPr>
      <w:r>
        <w:t>Tax disclaimer displayed: "Switch is treated as redemption of source scheme and purchase of target scheme. Capital gains tax and TDS will apply on the redemption leg."</w:t>
      </w:r>
    </w:p>
    <w:p w14:paraId="373A41CB" w14:textId="77777777" w:rsidR="005F5911" w:rsidRDefault="00F30925">
      <w:pPr>
        <w:pStyle w:val="ListParagraph"/>
        <w:numPr>
          <w:ilvl w:val="0"/>
          <w:numId w:val="2"/>
        </w:numPr>
        <w:spacing w:before="40" w:after="40"/>
      </w:pPr>
      <w:r>
        <w:t>NRE to NRE switch and NRO to NRO switch allowed; cross-account switch not permitted</w:t>
      </w:r>
    </w:p>
    <w:p w14:paraId="50FAE32F" w14:textId="77777777" w:rsidR="005F5911" w:rsidRDefault="00F30925">
      <w:pPr>
        <w:pStyle w:val="ListParagraph"/>
        <w:numPr>
          <w:ilvl w:val="0"/>
          <w:numId w:val="2"/>
        </w:numPr>
        <w:spacing w:before="40" w:after="40"/>
      </w:pPr>
      <w:r>
        <w:t>Folio selection if multiple folios exist for source scheme</w:t>
      </w:r>
    </w:p>
    <w:p w14:paraId="43EA6521" w14:textId="77777777" w:rsidR="005F5911" w:rsidRDefault="005F5911">
      <w:pPr>
        <w:spacing w:before="40" w:after="40"/>
      </w:pPr>
    </w:p>
    <w:p w14:paraId="123681C7" w14:textId="77777777" w:rsidR="005F5911" w:rsidRDefault="00F30925">
      <w:pPr>
        <w:pStyle w:val="Heading3"/>
      </w:pPr>
      <w:r>
        <w:t>8.3.3 Execution Rules</w:t>
      </w:r>
    </w:p>
    <w:p w14:paraId="501D5A27" w14:textId="77777777" w:rsidR="005F5911" w:rsidRDefault="00F30925">
      <w:pPr>
        <w:pStyle w:val="ListParagraph"/>
        <w:numPr>
          <w:ilvl w:val="0"/>
          <w:numId w:val="2"/>
        </w:numPr>
        <w:spacing w:before="40" w:after="40"/>
      </w:pPr>
      <w:r>
        <w:t>NRE investments must be tagged as Repatriable in folio</w:t>
      </w:r>
    </w:p>
    <w:p w14:paraId="1118601D" w14:textId="77777777" w:rsidR="005F5911" w:rsidRDefault="00F30925">
      <w:pPr>
        <w:pStyle w:val="ListParagraph"/>
        <w:numPr>
          <w:ilvl w:val="0"/>
          <w:numId w:val="2"/>
        </w:numPr>
        <w:spacing w:before="40" w:after="40"/>
      </w:pPr>
      <w:r>
        <w:t>NRO investments must be tagged as Non-Repatriable</w:t>
      </w:r>
    </w:p>
    <w:p w14:paraId="6F2BF91F" w14:textId="77777777" w:rsidR="005F5911" w:rsidRDefault="00F30925">
      <w:pPr>
        <w:pStyle w:val="ListParagraph"/>
        <w:numPr>
          <w:ilvl w:val="0"/>
          <w:numId w:val="2"/>
        </w:numPr>
        <w:spacing w:before="40" w:after="40"/>
      </w:pPr>
      <w:r>
        <w:t>No cross-account funding – NRE payment for NRE folio only; NRO payment for NRO folio only</w:t>
      </w:r>
    </w:p>
    <w:p w14:paraId="05010A22" w14:textId="77777777" w:rsidR="005F5911" w:rsidRDefault="00F30925">
      <w:pPr>
        <w:pStyle w:val="ListParagraph"/>
        <w:numPr>
          <w:ilvl w:val="0"/>
          <w:numId w:val="2"/>
        </w:numPr>
        <w:spacing w:before="40" w:after="40"/>
      </w:pPr>
      <w:r>
        <w:t>Scheme eligibility validation at order placement (country restriction + NRI eligibility)</w:t>
      </w:r>
    </w:p>
    <w:p w14:paraId="13EE752C" w14:textId="77777777" w:rsidR="005F5911" w:rsidRDefault="00F30925">
      <w:pPr>
        <w:pStyle w:val="ListParagraph"/>
        <w:numPr>
          <w:ilvl w:val="0"/>
          <w:numId w:val="2"/>
        </w:numPr>
        <w:spacing w:before="40" w:after="40"/>
      </w:pPr>
      <w:r>
        <w:t>NAV cut-off display with IST time and NRI local time equivalent</w:t>
      </w:r>
    </w:p>
    <w:p w14:paraId="3E11E304" w14:textId="77777777" w:rsidR="005F5911" w:rsidRDefault="00F30925">
      <w:pPr>
        <w:pStyle w:val="ListParagraph"/>
        <w:numPr>
          <w:ilvl w:val="0"/>
          <w:numId w:val="2"/>
        </w:numPr>
        <w:spacing w:before="40" w:after="40"/>
      </w:pPr>
      <w:r>
        <w:t>Post cut-off: Order held for next business day; explicit user confirmation required</w:t>
      </w:r>
    </w:p>
    <w:p w14:paraId="4F3ED59D" w14:textId="77777777" w:rsidR="005F5911" w:rsidRDefault="00F30925">
      <w:pPr>
        <w:pStyle w:val="ListParagraph"/>
        <w:numPr>
          <w:ilvl w:val="0"/>
          <w:numId w:val="2"/>
        </w:numPr>
        <w:spacing w:before="40" w:after="40"/>
      </w:pPr>
      <w:r>
        <w:t>Minimum investment amount validation per scheme/AMC rules</w:t>
      </w:r>
    </w:p>
    <w:p w14:paraId="3895B49D" w14:textId="77777777" w:rsidR="005F5911" w:rsidRDefault="005F5911">
      <w:pPr>
        <w:spacing w:before="40" w:after="40"/>
      </w:pPr>
    </w:p>
    <w:p w14:paraId="623EB6F0" w14:textId="77777777" w:rsidR="005F5911" w:rsidRDefault="00F30925">
      <w:pPr>
        <w:pStyle w:val="Heading3"/>
      </w:pPr>
      <w:r>
        <w:t>8.3.4 Order Status Lifecycle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744"/>
        <w:gridCol w:w="2808"/>
      </w:tblGrid>
      <w:tr w:rsidR="005F5911" w14:paraId="51ECAF17" w14:textId="77777777">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AFCEF1B" w14:textId="77777777" w:rsidR="005F5911" w:rsidRDefault="00F30925">
            <w:r>
              <w:rPr>
                <w:b/>
                <w:bCs/>
                <w:color w:val="FFFFFF"/>
                <w:sz w:val="20"/>
                <w:szCs w:val="20"/>
              </w:rPr>
              <w:t>Status</w:t>
            </w:r>
          </w:p>
        </w:tc>
        <w:tc>
          <w:tcPr>
            <w:tcW w:w="37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46D9115" w14:textId="77777777" w:rsidR="005F5911" w:rsidRDefault="00F30925">
            <w:r>
              <w:rPr>
                <w:b/>
                <w:bCs/>
                <w:color w:val="FFFFFF"/>
                <w:sz w:val="20"/>
                <w:szCs w:val="20"/>
              </w:rPr>
              <w:t>Description</w:t>
            </w:r>
          </w:p>
        </w:tc>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63CE43" w14:textId="77777777" w:rsidR="005F5911" w:rsidRDefault="00F30925">
            <w:r>
              <w:rPr>
                <w:b/>
                <w:bCs/>
                <w:color w:val="FFFFFF"/>
                <w:sz w:val="20"/>
                <w:szCs w:val="20"/>
              </w:rPr>
              <w:t>Trigger</w:t>
            </w:r>
          </w:p>
        </w:tc>
      </w:tr>
      <w:tr w:rsidR="005F5911" w14:paraId="19445B95"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5DB87" w14:textId="77777777" w:rsidR="005F5911" w:rsidRDefault="00F30925">
            <w:r>
              <w:rPr>
                <w:sz w:val="20"/>
                <w:szCs w:val="20"/>
              </w:rPr>
              <w:t>Created</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3792B" w14:textId="77777777" w:rsidR="005F5911" w:rsidRDefault="00F30925">
            <w:r>
              <w:rPr>
                <w:sz w:val="20"/>
                <w:szCs w:val="20"/>
              </w:rPr>
              <w:t>Order placed by investor; awaiting payment</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C707E" w14:textId="77777777" w:rsidR="005F5911" w:rsidRDefault="00F30925">
            <w:r>
              <w:rPr>
                <w:sz w:val="20"/>
                <w:szCs w:val="20"/>
              </w:rPr>
              <w:t>Investor confirms order</w:t>
            </w:r>
          </w:p>
        </w:tc>
      </w:tr>
      <w:tr w:rsidR="005F5911" w14:paraId="382B2BC8"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A1361" w14:textId="77777777" w:rsidR="005F5911" w:rsidRDefault="00F30925">
            <w:r>
              <w:rPr>
                <w:sz w:val="20"/>
                <w:szCs w:val="20"/>
              </w:rPr>
              <w:t>Payment Initiated</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66F8A" w14:textId="77777777" w:rsidR="005F5911" w:rsidRDefault="00F30925">
            <w:r>
              <w:rPr>
                <w:sz w:val="20"/>
                <w:szCs w:val="20"/>
              </w:rPr>
              <w:t>Redirected to payment gateway</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1F25A" w14:textId="77777777" w:rsidR="005F5911" w:rsidRDefault="00F30925">
            <w:r>
              <w:rPr>
                <w:sz w:val="20"/>
                <w:szCs w:val="20"/>
              </w:rPr>
              <w:t>Payment method selected</w:t>
            </w:r>
          </w:p>
        </w:tc>
      </w:tr>
      <w:tr w:rsidR="005F5911" w14:paraId="64321455"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B5D43" w14:textId="77777777" w:rsidR="005F5911" w:rsidRDefault="00F30925">
            <w:r>
              <w:rPr>
                <w:sz w:val="20"/>
                <w:szCs w:val="20"/>
              </w:rPr>
              <w:t>Payment Successful</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5C9BA" w14:textId="77777777" w:rsidR="005F5911" w:rsidRDefault="00F30925">
            <w:r>
              <w:rPr>
                <w:sz w:val="20"/>
                <w:szCs w:val="20"/>
              </w:rPr>
              <w:t>Funds debited; order queued for submission</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BE1C" w14:textId="77777777" w:rsidR="005F5911" w:rsidRDefault="00F30925">
            <w:r>
              <w:rPr>
                <w:sz w:val="20"/>
                <w:szCs w:val="20"/>
              </w:rPr>
              <w:t>Payment gateway confirmation</w:t>
            </w:r>
          </w:p>
        </w:tc>
      </w:tr>
      <w:tr w:rsidR="005F5911" w14:paraId="69CE4C95"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2EAC0" w14:textId="77777777" w:rsidR="005F5911" w:rsidRDefault="00F30925">
            <w:r>
              <w:rPr>
                <w:sz w:val="20"/>
                <w:szCs w:val="20"/>
              </w:rPr>
              <w:t>Payment Failed</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4BAD7" w14:textId="77777777" w:rsidR="005F5911" w:rsidRDefault="00F30925">
            <w:r>
              <w:rPr>
                <w:sz w:val="20"/>
                <w:szCs w:val="20"/>
              </w:rPr>
              <w:t>Funds not debited; order cancelled</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0A3F2" w14:textId="77777777" w:rsidR="005F5911" w:rsidRDefault="00F30925">
            <w:r>
              <w:rPr>
                <w:sz w:val="20"/>
                <w:szCs w:val="20"/>
              </w:rPr>
              <w:t>Gateway failure / bank rejection</w:t>
            </w:r>
          </w:p>
        </w:tc>
      </w:tr>
      <w:tr w:rsidR="005F5911" w14:paraId="4405740B"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CEFE2" w14:textId="77777777" w:rsidR="005F5911" w:rsidRDefault="00F30925">
            <w:r>
              <w:rPr>
                <w:sz w:val="20"/>
                <w:szCs w:val="20"/>
              </w:rPr>
              <w:t>Submitted to RTA</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B7F54" w14:textId="136D857E" w:rsidR="005F5911" w:rsidRDefault="00F30925">
            <w:r>
              <w:rPr>
                <w:sz w:val="20"/>
                <w:szCs w:val="20"/>
              </w:rPr>
              <w:t>Order sent to</w:t>
            </w:r>
            <w:r w:rsidR="001E7F2C">
              <w:rPr>
                <w:sz w:val="20"/>
                <w:szCs w:val="20"/>
              </w:rPr>
              <w:t xml:space="preserve"> NSE MF /</w:t>
            </w:r>
            <w:r>
              <w:rPr>
                <w:sz w:val="20"/>
                <w:szCs w:val="20"/>
              </w:rPr>
              <w:t xml:space="preserve"> BSE Star MF / MFU for processing</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08545" w14:textId="77777777" w:rsidR="005F5911" w:rsidRDefault="00F30925">
            <w:r>
              <w:rPr>
                <w:sz w:val="20"/>
                <w:szCs w:val="20"/>
              </w:rPr>
              <w:t>Scheduled batch or real-time API call</w:t>
            </w:r>
          </w:p>
        </w:tc>
      </w:tr>
      <w:tr w:rsidR="005F5911" w14:paraId="06DC11D8"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1AAE1" w14:textId="77777777" w:rsidR="005F5911" w:rsidRDefault="00F30925">
            <w:r>
              <w:rPr>
                <w:sz w:val="20"/>
                <w:szCs w:val="20"/>
              </w:rPr>
              <w:t>Accepted by RTA</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54E43" w14:textId="77777777" w:rsidR="005F5911" w:rsidRDefault="00F30925">
            <w:r>
              <w:rPr>
                <w:sz w:val="20"/>
                <w:szCs w:val="20"/>
              </w:rPr>
              <w:t>RTA acknowledged receipt; awaiting processing</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80FA0" w14:textId="77777777" w:rsidR="005F5911" w:rsidRDefault="00F30925">
            <w:r>
              <w:rPr>
                <w:sz w:val="20"/>
                <w:szCs w:val="20"/>
              </w:rPr>
              <w:t>RTA confirmation feed</w:t>
            </w:r>
          </w:p>
        </w:tc>
      </w:tr>
      <w:tr w:rsidR="005F5911" w14:paraId="01A326BD" w14:textId="77777777">
        <w:tc>
          <w:tcPr>
            <w:tcW w:w="2808"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43A53F18" w14:textId="77777777" w:rsidR="005F5911" w:rsidRDefault="00F30925">
            <w:r>
              <w:rPr>
                <w:sz w:val="20"/>
                <w:szCs w:val="20"/>
              </w:rPr>
              <w:t>Rejected by RTA</w:t>
            </w:r>
          </w:p>
        </w:tc>
        <w:tc>
          <w:tcPr>
            <w:tcW w:w="3744"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5725B54" w14:textId="77777777" w:rsidR="005F5911" w:rsidRDefault="00F30925">
            <w:r>
              <w:rPr>
                <w:sz w:val="20"/>
                <w:szCs w:val="20"/>
              </w:rPr>
              <w:t>Order rejected with reason (e.g., folio mismatch, KYC issue)</w:t>
            </w:r>
          </w:p>
        </w:tc>
        <w:tc>
          <w:tcPr>
            <w:tcW w:w="2808"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F2676A9" w14:textId="77777777" w:rsidR="005F5911" w:rsidRDefault="00F30925">
            <w:r>
              <w:rPr>
                <w:sz w:val="20"/>
                <w:szCs w:val="20"/>
              </w:rPr>
              <w:t>RTA rejection feed</w:t>
            </w:r>
          </w:p>
        </w:tc>
      </w:tr>
      <w:tr w:rsidR="005F5911" w14:paraId="3E5DAB98" w14:textId="77777777">
        <w:tc>
          <w:tcPr>
            <w:tcW w:w="2808"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B11BF27" w14:textId="77777777" w:rsidR="005F5911" w:rsidRDefault="00F30925">
            <w:r>
              <w:rPr>
                <w:sz w:val="20"/>
                <w:szCs w:val="20"/>
              </w:rPr>
              <w:t>Units Allotted</w:t>
            </w:r>
          </w:p>
        </w:tc>
        <w:tc>
          <w:tcPr>
            <w:tcW w:w="3744"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2DF389A" w14:textId="77777777" w:rsidR="005F5911" w:rsidRDefault="00F30925">
            <w:r>
              <w:rPr>
                <w:sz w:val="20"/>
                <w:szCs w:val="20"/>
              </w:rPr>
              <w:t>Units credited to folio; NAV confirmed</w:t>
            </w:r>
          </w:p>
        </w:tc>
        <w:tc>
          <w:tcPr>
            <w:tcW w:w="2808"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88B2D81" w14:textId="77777777" w:rsidR="005F5911" w:rsidRDefault="00F30925">
            <w:r>
              <w:rPr>
                <w:sz w:val="20"/>
                <w:szCs w:val="20"/>
              </w:rPr>
              <w:t>RTA allotment feed</w:t>
            </w:r>
          </w:p>
        </w:tc>
      </w:tr>
      <w:tr w:rsidR="005F5911" w14:paraId="43BC7E7A" w14:textId="77777777">
        <w:tc>
          <w:tcPr>
            <w:tcW w:w="2808"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A8CB81E" w14:textId="77777777" w:rsidR="005F5911" w:rsidRDefault="00F30925">
            <w:r>
              <w:rPr>
                <w:sz w:val="20"/>
                <w:szCs w:val="20"/>
              </w:rPr>
              <w:t>Completed</w:t>
            </w:r>
          </w:p>
        </w:tc>
        <w:tc>
          <w:tcPr>
            <w:tcW w:w="3744"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3801ED4" w14:textId="77777777" w:rsidR="005F5911" w:rsidRDefault="00F30925">
            <w:r>
              <w:rPr>
                <w:sz w:val="20"/>
                <w:szCs w:val="20"/>
              </w:rPr>
              <w:t>Transaction fully processed and confirmed</w:t>
            </w:r>
          </w:p>
        </w:tc>
        <w:tc>
          <w:tcPr>
            <w:tcW w:w="2808"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52B933E" w14:textId="77777777" w:rsidR="005F5911" w:rsidRDefault="00F30925">
            <w:r>
              <w:rPr>
                <w:sz w:val="20"/>
                <w:szCs w:val="20"/>
              </w:rPr>
              <w:t>System update on unit allotment</w:t>
            </w:r>
          </w:p>
        </w:tc>
      </w:tr>
    </w:tbl>
    <w:p w14:paraId="314CD6B4" w14:textId="77777777" w:rsidR="005F5911" w:rsidRDefault="005F5911">
      <w:pPr>
        <w:spacing w:before="40" w:after="40"/>
      </w:pPr>
    </w:p>
    <w:p w14:paraId="6BD57CB2" w14:textId="77777777" w:rsidR="005F5911" w:rsidRDefault="00F30925">
      <w:pPr>
        <w:pStyle w:val="Heading2"/>
        <w:pBdr>
          <w:bottom w:val="single" w:sz="4" w:space="2" w:color="D5E8F0"/>
        </w:pBdr>
      </w:pPr>
      <w:r>
        <w:t>8.4 Payments &amp; Mandates</w:t>
      </w:r>
    </w:p>
    <w:p w14:paraId="781DB98A" w14:textId="77777777" w:rsidR="005F5911" w:rsidRDefault="005F5911">
      <w:pPr>
        <w:spacing w:before="40" w:after="40"/>
      </w:pPr>
    </w:p>
    <w:p w14:paraId="2763CD28" w14:textId="77777777" w:rsidR="005F5911" w:rsidRDefault="00F30925">
      <w:pPr>
        <w:pStyle w:val="Heading3"/>
      </w:pPr>
      <w:r>
        <w:t>8.4.1 Payment Methods</w:t>
      </w:r>
    </w:p>
    <w:p w14:paraId="3AC25245" w14:textId="77777777" w:rsidR="005F5911" w:rsidRDefault="00F30925">
      <w:pPr>
        <w:pStyle w:val="ListParagraph"/>
        <w:numPr>
          <w:ilvl w:val="0"/>
          <w:numId w:val="2"/>
        </w:numPr>
        <w:spacing w:before="40" w:after="40"/>
      </w:pPr>
      <w:r>
        <w:t>Net Banking (NRE and NRO accounts) – Primary payment mode</w:t>
      </w:r>
    </w:p>
    <w:p w14:paraId="4BDAF9A2" w14:textId="77777777" w:rsidR="005F5911" w:rsidRDefault="00F30925">
      <w:pPr>
        <w:pStyle w:val="ListParagraph"/>
        <w:numPr>
          <w:ilvl w:val="0"/>
          <w:numId w:val="2"/>
        </w:numPr>
        <w:spacing w:before="40" w:after="40"/>
      </w:pPr>
      <w:r>
        <w:t>UPI – For NRIs with Indian mobile number linked to NRE/NRO; bank-dependent availability</w:t>
      </w:r>
    </w:p>
    <w:p w14:paraId="2AA78A27" w14:textId="77777777" w:rsidR="005F5911" w:rsidRDefault="00F30925">
      <w:pPr>
        <w:pStyle w:val="ListParagraph"/>
        <w:numPr>
          <w:ilvl w:val="0"/>
          <w:numId w:val="2"/>
        </w:numPr>
        <w:spacing w:before="40" w:after="40"/>
      </w:pPr>
      <w:r>
        <w:t>eNACH via NPCI NACHx – Mandate-based debit for SIP; NRE and NRO accounts</w:t>
      </w:r>
    </w:p>
    <w:p w14:paraId="786BCCE3" w14:textId="77777777" w:rsidR="005F5911" w:rsidRDefault="00F30925">
      <w:pPr>
        <w:pStyle w:val="ListParagraph"/>
        <w:numPr>
          <w:ilvl w:val="0"/>
          <w:numId w:val="2"/>
        </w:numPr>
        <w:spacing w:before="40" w:after="40"/>
      </w:pPr>
      <w:r>
        <w:t>UPI AutoPay (recurring) – For SIP if bank supports UPI mandate from NRI accounts</w:t>
      </w:r>
    </w:p>
    <w:p w14:paraId="5AA00EAF" w14:textId="77777777" w:rsidR="005F5911" w:rsidRDefault="00F30925">
      <w:pPr>
        <w:pStyle w:val="ListParagraph"/>
        <w:numPr>
          <w:ilvl w:val="0"/>
          <w:numId w:val="2"/>
        </w:numPr>
        <w:spacing w:before="40" w:after="40"/>
      </w:pPr>
      <w:r>
        <w:t>Account Aggregator balance check – Pre-payment balance validation (with consent)</w:t>
      </w:r>
    </w:p>
    <w:p w14:paraId="496030E8" w14:textId="77777777" w:rsidR="005F5911" w:rsidRDefault="005F5911">
      <w:pPr>
        <w:spacing w:before="40" w:after="40"/>
      </w:pPr>
    </w:p>
    <w:p w14:paraId="0A410C40" w14:textId="77777777" w:rsidR="005F5911" w:rsidRDefault="00F30925">
      <w:pPr>
        <w:pStyle w:val="Heading3"/>
      </w:pPr>
      <w:r>
        <w:t>8.4.2 Payment Rules and Validations</w:t>
      </w:r>
    </w:p>
    <w:p w14:paraId="7C7FB02A" w14:textId="77777777" w:rsidR="005F5911" w:rsidRDefault="00F30925">
      <w:pPr>
        <w:pStyle w:val="ListParagraph"/>
        <w:numPr>
          <w:ilvl w:val="0"/>
          <w:numId w:val="2"/>
        </w:numPr>
        <w:spacing w:before="40" w:after="40"/>
      </w:pPr>
      <w:r>
        <w:t>Account type (NRE/NRO) validated against folio type before payment initiation</w:t>
      </w:r>
    </w:p>
    <w:p w14:paraId="49962EF2" w14:textId="77777777" w:rsidR="005F5911" w:rsidRDefault="00F30925">
      <w:pPr>
        <w:pStyle w:val="ListParagraph"/>
        <w:numPr>
          <w:ilvl w:val="0"/>
          <w:numId w:val="2"/>
        </w:numPr>
        <w:spacing w:before="40" w:after="40"/>
      </w:pPr>
      <w:r>
        <w:t>Currency conversion handled entirely by investor's bank – platform does not perform FX conversion</w:t>
      </w:r>
    </w:p>
    <w:p w14:paraId="2193E523" w14:textId="77777777" w:rsidR="005F5911" w:rsidRDefault="00F30925">
      <w:pPr>
        <w:pStyle w:val="ListParagraph"/>
        <w:numPr>
          <w:ilvl w:val="0"/>
          <w:numId w:val="2"/>
        </w:numPr>
        <w:spacing w:before="40" w:after="40"/>
      </w:pPr>
      <w:r>
        <w:t>Real-time payment confirmation required before order is submitted to exchange</w:t>
      </w:r>
    </w:p>
    <w:p w14:paraId="41CA46C8" w14:textId="77777777" w:rsidR="005F5911" w:rsidRDefault="00F30925">
      <w:pPr>
        <w:pStyle w:val="ListParagraph"/>
        <w:numPr>
          <w:ilvl w:val="0"/>
          <w:numId w:val="2"/>
        </w:numPr>
        <w:spacing w:before="40" w:after="40"/>
      </w:pPr>
      <w:r>
        <w:t>Mandate rejection handling: If NACH mandate rejected by bank, trigger guided reattempt flow with alternative bank / payment method options</w:t>
      </w:r>
    </w:p>
    <w:p w14:paraId="080A430C" w14:textId="77777777" w:rsidR="005F5911" w:rsidRDefault="00F30925">
      <w:pPr>
        <w:pStyle w:val="ListParagraph"/>
        <w:numPr>
          <w:ilvl w:val="0"/>
          <w:numId w:val="2"/>
        </w:numPr>
        <w:spacing w:before="40" w:after="40"/>
      </w:pPr>
      <w:r>
        <w:t>Bounce handling for SIP: Auto-notify on debit failure; allow retry within SIP window (typically 3 business days); auto-cancel SIP after 3 consecutive bounces (configurable)</w:t>
      </w:r>
    </w:p>
    <w:p w14:paraId="5B350C87" w14:textId="77777777" w:rsidR="0013338E" w:rsidRDefault="0013338E" w:rsidP="0013338E">
      <w:pPr>
        <w:spacing w:before="40" w:after="40"/>
      </w:pPr>
    </w:p>
    <w:p w14:paraId="3BDD4208" w14:textId="77777777" w:rsidR="0013338E" w:rsidRDefault="0013338E" w:rsidP="0013338E">
      <w:pPr>
        <w:spacing w:before="40" w:after="40"/>
      </w:pPr>
    </w:p>
    <w:p w14:paraId="0CBAD56A" w14:textId="77777777" w:rsidR="005F5911" w:rsidRDefault="005F5911">
      <w:pPr>
        <w:spacing w:before="40" w:after="40"/>
      </w:pPr>
    </w:p>
    <w:p w14:paraId="769A03DE" w14:textId="77777777" w:rsidR="005F5911" w:rsidRDefault="00F30925">
      <w:pPr>
        <w:pStyle w:val="Heading3"/>
      </w:pPr>
      <w:r>
        <w:t>8.4.3 Reconciliation</w:t>
      </w:r>
    </w:p>
    <w:p w14:paraId="0D935CFA" w14:textId="77777777" w:rsidR="005F5911" w:rsidRDefault="00F30925">
      <w:pPr>
        <w:pStyle w:val="ListParagraph"/>
        <w:numPr>
          <w:ilvl w:val="0"/>
          <w:numId w:val="2"/>
        </w:numPr>
        <w:spacing w:before="40" w:after="40"/>
      </w:pPr>
      <w:r>
        <w:t>Real-time payment vs order matching via unique order reference ID</w:t>
      </w:r>
    </w:p>
    <w:p w14:paraId="6962AA13" w14:textId="77777777" w:rsidR="005F5911" w:rsidRDefault="00F30925">
      <w:pPr>
        <w:pStyle w:val="ListParagraph"/>
        <w:numPr>
          <w:ilvl w:val="0"/>
          <w:numId w:val="2"/>
        </w:numPr>
        <w:spacing w:before="40" w:after="40"/>
      </w:pPr>
      <w:r>
        <w:t>Failed payment handling with refund tracking and TAT (typically T+2 to T+4 for Net Banking)</w:t>
      </w:r>
    </w:p>
    <w:p w14:paraId="09239125" w14:textId="77777777" w:rsidR="005F5911" w:rsidRDefault="00F30925">
      <w:pPr>
        <w:pStyle w:val="ListParagraph"/>
        <w:numPr>
          <w:ilvl w:val="0"/>
          <w:numId w:val="2"/>
        </w:numPr>
        <w:spacing w:before="40" w:after="40"/>
      </w:pPr>
      <w:r>
        <w:t>Daily reconciliation reports: Payment gateway vs order book vs RTA confirmation</w:t>
      </w:r>
    </w:p>
    <w:p w14:paraId="3483DDAF" w14:textId="77777777" w:rsidR="005F5911" w:rsidRDefault="00F30925">
      <w:pPr>
        <w:pStyle w:val="ListParagraph"/>
        <w:numPr>
          <w:ilvl w:val="0"/>
          <w:numId w:val="2"/>
        </w:numPr>
        <w:spacing w:before="40" w:after="40"/>
      </w:pPr>
      <w:r>
        <w:t>Unreconciled exception aging report with auto-escalation after defined threshold (e.g., 2 business days)</w:t>
      </w:r>
    </w:p>
    <w:p w14:paraId="41DC409D" w14:textId="77777777" w:rsidR="005F5911" w:rsidRDefault="005F5911">
      <w:pPr>
        <w:spacing w:before="40" w:after="40"/>
      </w:pPr>
    </w:p>
    <w:p w14:paraId="39A7B029" w14:textId="77777777" w:rsidR="005F5911" w:rsidRDefault="00F30925">
      <w:pPr>
        <w:pStyle w:val="Heading2"/>
        <w:pBdr>
          <w:bottom w:val="single" w:sz="4" w:space="2" w:color="D5E8F0"/>
        </w:pBdr>
      </w:pPr>
      <w:r>
        <w:t>8.5 Reverse Feed &amp; Data Processing</w:t>
      </w:r>
    </w:p>
    <w:p w14:paraId="711DE8A9" w14:textId="08F07321" w:rsidR="005F5911" w:rsidRDefault="00F30925">
      <w:pPr>
        <w:pStyle w:val="ListParagraph"/>
        <w:numPr>
          <w:ilvl w:val="0"/>
          <w:numId w:val="2"/>
        </w:numPr>
        <w:spacing w:before="40" w:after="40"/>
      </w:pPr>
      <w:r>
        <w:t>Order status updates from</w:t>
      </w:r>
      <w:r w:rsidR="001E7F2C">
        <w:t xml:space="preserve"> NSE MF /</w:t>
      </w:r>
      <w:r>
        <w:t xml:space="preserve"> BSE Star MF / MFU via API polling or webhook</w:t>
      </w:r>
    </w:p>
    <w:p w14:paraId="23739E72" w14:textId="77777777" w:rsidR="005F5911" w:rsidRDefault="00F30925">
      <w:pPr>
        <w:pStyle w:val="ListParagraph"/>
        <w:numPr>
          <w:ilvl w:val="0"/>
          <w:numId w:val="2"/>
        </w:numPr>
        <w:spacing w:before="40" w:after="40"/>
      </w:pPr>
      <w:r>
        <w:t>Unit allotment details from RTA (CAMS/KFintech) via CAS feed</w:t>
      </w:r>
    </w:p>
    <w:p w14:paraId="2592496B" w14:textId="77777777" w:rsidR="005F5911" w:rsidRDefault="00F30925">
      <w:pPr>
        <w:pStyle w:val="ListParagraph"/>
        <w:numPr>
          <w:ilvl w:val="0"/>
          <w:numId w:val="2"/>
        </w:numPr>
        <w:spacing w:before="40" w:after="40"/>
      </w:pPr>
      <w:r>
        <w:t>NAV application confirmation</w:t>
      </w:r>
    </w:p>
    <w:p w14:paraId="781744B7" w14:textId="77777777" w:rsidR="005F5911" w:rsidRDefault="00F30925">
      <w:pPr>
        <w:pStyle w:val="ListParagraph"/>
        <w:numPr>
          <w:ilvl w:val="0"/>
          <w:numId w:val="2"/>
        </w:numPr>
        <w:spacing w:before="40" w:after="40"/>
      </w:pPr>
      <w:r>
        <w:t>Folio creation confirmation for first-time investors</w:t>
      </w:r>
    </w:p>
    <w:p w14:paraId="2FB41F2F" w14:textId="77777777" w:rsidR="005F5911" w:rsidRDefault="00F30925">
      <w:pPr>
        <w:pStyle w:val="ListParagraph"/>
        <w:numPr>
          <w:ilvl w:val="0"/>
          <w:numId w:val="2"/>
        </w:numPr>
        <w:spacing w:before="40" w:after="40"/>
      </w:pPr>
      <w:r>
        <w:t>Rejections with structured reason codes for operational handling</w:t>
      </w:r>
    </w:p>
    <w:p w14:paraId="2C1D2DE9" w14:textId="77777777" w:rsidR="005F5911" w:rsidRDefault="00F30925">
      <w:pPr>
        <w:pStyle w:val="ListParagraph"/>
        <w:numPr>
          <w:ilvl w:val="0"/>
          <w:numId w:val="2"/>
        </w:numPr>
        <w:spacing w:before="40" w:after="40"/>
      </w:pPr>
      <w:r>
        <w:t>Corrections (order amendments by RTA) with automatic portfolio recalculation</w:t>
      </w:r>
    </w:p>
    <w:p w14:paraId="76770355" w14:textId="77777777" w:rsidR="005F5911" w:rsidRDefault="00F30925">
      <w:pPr>
        <w:pStyle w:val="ListParagraph"/>
        <w:numPr>
          <w:ilvl w:val="0"/>
          <w:numId w:val="2"/>
        </w:numPr>
        <w:spacing w:before="40" w:after="40"/>
      </w:pPr>
      <w:r>
        <w:t>Exception handling: Mismatch detection, manual correction workflow with Maker-Checker approval</w:t>
      </w:r>
    </w:p>
    <w:p w14:paraId="4EC7BCDA" w14:textId="77777777" w:rsidR="005F5911" w:rsidRDefault="00F30925">
      <w:pPr>
        <w:pStyle w:val="ListParagraph"/>
        <w:numPr>
          <w:ilvl w:val="0"/>
          <w:numId w:val="2"/>
        </w:numPr>
        <w:spacing w:before="40" w:after="40"/>
      </w:pPr>
      <w:r>
        <w:t>SLA: All reverse feeds processed within 2 hours of RTA file availability</w:t>
      </w:r>
    </w:p>
    <w:p w14:paraId="5FA4E377" w14:textId="77777777" w:rsidR="005F5911" w:rsidRDefault="005F5911">
      <w:pPr>
        <w:spacing w:before="40" w:after="40"/>
      </w:pPr>
    </w:p>
    <w:p w14:paraId="53B73820" w14:textId="77777777" w:rsidR="005F5911" w:rsidRDefault="00F30925">
      <w:pPr>
        <w:pStyle w:val="Heading2"/>
        <w:pBdr>
          <w:bottom w:val="single" w:sz="4" w:space="2" w:color="D5E8F0"/>
        </w:pBdr>
      </w:pPr>
      <w:r>
        <w:t>8.6 Portfolio Management &amp; Reporting</w:t>
      </w:r>
    </w:p>
    <w:p w14:paraId="36F1130B" w14:textId="77777777" w:rsidR="005F5911" w:rsidRDefault="005F5911">
      <w:pPr>
        <w:spacing w:before="40" w:after="40"/>
      </w:pPr>
    </w:p>
    <w:p w14:paraId="59746AA8" w14:textId="77777777" w:rsidR="005F5911" w:rsidRDefault="00F30925">
      <w:pPr>
        <w:pStyle w:val="Heading3"/>
      </w:pPr>
      <w:r>
        <w:t>8.6.1 Portfolio Dashboard</w:t>
      </w:r>
    </w:p>
    <w:p w14:paraId="622C8AD1" w14:textId="77777777" w:rsidR="005F5911" w:rsidRDefault="00F30925">
      <w:pPr>
        <w:pStyle w:val="ListParagraph"/>
        <w:numPr>
          <w:ilvl w:val="0"/>
          <w:numId w:val="2"/>
        </w:numPr>
        <w:spacing w:before="40" w:after="40"/>
      </w:pPr>
      <w:r>
        <w:t>Total portfolio value (NRE + NRO consolidated; individual views available)</w:t>
      </w:r>
    </w:p>
    <w:p w14:paraId="61D66152" w14:textId="6D540C28" w:rsidR="005F5911" w:rsidRDefault="00F30925">
      <w:pPr>
        <w:pStyle w:val="ListParagraph"/>
        <w:numPr>
          <w:ilvl w:val="0"/>
          <w:numId w:val="2"/>
        </w:numPr>
        <w:spacing w:before="40" w:after="40"/>
      </w:pPr>
      <w:r>
        <w:t>Multi-currency display: INR primary; toggle to USD/AED/SGD/GBP</w:t>
      </w:r>
      <w:r w:rsidR="001E7F2C">
        <w:t>/KWD/SAR/QAR/OMR/BHD</w:t>
      </w:r>
      <w:r>
        <w:t xml:space="preserve"> based on country of residence</w:t>
      </w:r>
    </w:p>
    <w:p w14:paraId="7860681E" w14:textId="77777777" w:rsidR="005F5911" w:rsidRDefault="00F30925">
      <w:pPr>
        <w:pStyle w:val="ListParagraph"/>
        <w:numPr>
          <w:ilvl w:val="0"/>
          <w:numId w:val="2"/>
        </w:numPr>
        <w:spacing w:before="40" w:after="40"/>
      </w:pPr>
      <w:r>
        <w:t>Day change (absolute and percentage)</w:t>
      </w:r>
    </w:p>
    <w:p w14:paraId="2587453B" w14:textId="77777777" w:rsidR="005F5911" w:rsidRDefault="00F30925">
      <w:pPr>
        <w:pStyle w:val="ListParagraph"/>
        <w:numPr>
          <w:ilvl w:val="0"/>
          <w:numId w:val="2"/>
        </w:numPr>
        <w:spacing w:before="40" w:after="40"/>
      </w:pPr>
      <w:r>
        <w:t>Overall gains (absolute and XIRR)</w:t>
      </w:r>
    </w:p>
    <w:p w14:paraId="5177A580" w14:textId="77777777" w:rsidR="005F5911" w:rsidRDefault="00F30925">
      <w:pPr>
        <w:pStyle w:val="ListParagraph"/>
        <w:numPr>
          <w:ilvl w:val="0"/>
          <w:numId w:val="2"/>
        </w:numPr>
        <w:spacing w:before="40" w:after="40"/>
      </w:pPr>
      <w:r>
        <w:t>Realized vs unrealized gains segregation</w:t>
      </w:r>
    </w:p>
    <w:p w14:paraId="7614FAC2" w14:textId="77777777" w:rsidR="005F5911" w:rsidRDefault="00F30925">
      <w:pPr>
        <w:pStyle w:val="ListParagraph"/>
        <w:numPr>
          <w:ilvl w:val="0"/>
          <w:numId w:val="2"/>
        </w:numPr>
        <w:spacing w:before="40" w:after="40"/>
      </w:pPr>
      <w:r>
        <w:t>NRE vs NRO portfolio breakup – separate and consolidated views</w:t>
      </w:r>
    </w:p>
    <w:p w14:paraId="1DE4EDD3" w14:textId="77777777" w:rsidR="005F5911" w:rsidRDefault="00F30925">
      <w:pPr>
        <w:pStyle w:val="ListParagraph"/>
        <w:numPr>
          <w:ilvl w:val="0"/>
          <w:numId w:val="2"/>
        </w:numPr>
        <w:spacing w:before="40" w:after="40"/>
      </w:pPr>
      <w:r>
        <w:t>Asset allocation pie (equity / debt / hybrid / other)</w:t>
      </w:r>
    </w:p>
    <w:p w14:paraId="7284692D" w14:textId="77777777" w:rsidR="005F5911" w:rsidRDefault="00F30925">
      <w:pPr>
        <w:pStyle w:val="ListParagraph"/>
        <w:numPr>
          <w:ilvl w:val="0"/>
          <w:numId w:val="2"/>
        </w:numPr>
        <w:spacing w:before="40" w:after="40"/>
      </w:pPr>
      <w:r>
        <w:t>Scheme-level drill-down: Units, NAV, current value, cost basis, unrealized gain/loss</w:t>
      </w:r>
    </w:p>
    <w:p w14:paraId="5CC3E605" w14:textId="77777777" w:rsidR="005F5911" w:rsidRDefault="00F30925">
      <w:pPr>
        <w:pStyle w:val="ListParagraph"/>
        <w:numPr>
          <w:ilvl w:val="0"/>
          <w:numId w:val="2"/>
        </w:numPr>
        <w:spacing w:before="40" w:after="40"/>
      </w:pPr>
      <w:r>
        <w:t>Transaction-level drill-down per scheme</w:t>
      </w:r>
    </w:p>
    <w:p w14:paraId="625C45A0" w14:textId="77777777" w:rsidR="005F5911" w:rsidRDefault="00F30925">
      <w:pPr>
        <w:pStyle w:val="ListParagraph"/>
        <w:numPr>
          <w:ilvl w:val="0"/>
          <w:numId w:val="2"/>
        </w:numPr>
        <w:spacing w:before="40" w:after="40"/>
      </w:pPr>
      <w:r>
        <w:t>India time + investor local time dual clock (as originally envisioned)</w:t>
      </w:r>
    </w:p>
    <w:p w14:paraId="08E7F5FA" w14:textId="77777777" w:rsidR="005F5911" w:rsidRDefault="005F5911">
      <w:pPr>
        <w:spacing w:before="40" w:after="40"/>
      </w:pPr>
    </w:p>
    <w:p w14:paraId="45D42C0C" w14:textId="77777777" w:rsidR="005F5911" w:rsidRDefault="00F30925">
      <w:pPr>
        <w:pStyle w:val="Heading3"/>
      </w:pPr>
      <w:r>
        <w:t>8.6.2 Capital Gains Reporting</w:t>
      </w:r>
    </w:p>
    <w:p w14:paraId="77AA92FC" w14:textId="77777777" w:rsidR="005F5911" w:rsidRDefault="00F30925">
      <w:pPr>
        <w:pStyle w:val="ListParagraph"/>
        <w:numPr>
          <w:ilvl w:val="0"/>
          <w:numId w:val="2"/>
        </w:numPr>
        <w:spacing w:before="40" w:after="40"/>
      </w:pPr>
      <w:r>
        <w:t>Realized capital gains: Short-term (STCG) and long-term (LTCG) segregated</w:t>
      </w:r>
    </w:p>
    <w:p w14:paraId="65D5CA73" w14:textId="77777777" w:rsidR="005F5911" w:rsidRDefault="00F30925">
      <w:pPr>
        <w:pStyle w:val="ListParagraph"/>
        <w:numPr>
          <w:ilvl w:val="0"/>
          <w:numId w:val="2"/>
        </w:numPr>
        <w:spacing w:before="40" w:after="40"/>
      </w:pPr>
      <w:r>
        <w:t>Scheme-wise and financial year-wise breakup</w:t>
      </w:r>
    </w:p>
    <w:p w14:paraId="55C49630" w14:textId="77777777" w:rsidR="005F5911" w:rsidRDefault="00F30925">
      <w:pPr>
        <w:pStyle w:val="ListParagraph"/>
        <w:numPr>
          <w:ilvl w:val="0"/>
          <w:numId w:val="2"/>
        </w:numPr>
        <w:spacing w:before="40" w:after="40"/>
      </w:pPr>
      <w:r>
        <w:t>Holding period calculation per lot (FIFO method)</w:t>
      </w:r>
    </w:p>
    <w:p w14:paraId="71C2854D" w14:textId="77777777" w:rsidR="005F5911" w:rsidRDefault="00F30925">
      <w:pPr>
        <w:pStyle w:val="ListParagraph"/>
        <w:numPr>
          <w:ilvl w:val="0"/>
          <w:numId w:val="2"/>
        </w:numPr>
        <w:spacing w:before="40" w:after="40"/>
      </w:pPr>
      <w:r>
        <w:t>Estimated TDS already deducted vs payable</w:t>
      </w:r>
    </w:p>
    <w:p w14:paraId="4E80E152" w14:textId="77777777" w:rsidR="005F5911" w:rsidRDefault="00F30925">
      <w:pPr>
        <w:pStyle w:val="ListParagraph"/>
        <w:numPr>
          <w:ilvl w:val="0"/>
          <w:numId w:val="2"/>
        </w:numPr>
        <w:spacing w:before="40" w:after="40"/>
      </w:pPr>
      <w:r>
        <w:t>Post-DTAA tax calculation (if TRC submitted): Standard vs treaty rate comparison</w:t>
      </w:r>
    </w:p>
    <w:p w14:paraId="4150D47D" w14:textId="77777777" w:rsidR="005F5911" w:rsidRDefault="00F30925">
      <w:pPr>
        <w:pStyle w:val="ListParagraph"/>
        <w:numPr>
          <w:ilvl w:val="0"/>
          <w:numId w:val="2"/>
        </w:numPr>
        <w:spacing w:before="40" w:after="40"/>
      </w:pPr>
      <w:r>
        <w:t>Downloadable tax-ready statement in PDF and Excel (India FY and calendar year format)</w:t>
      </w:r>
    </w:p>
    <w:p w14:paraId="54F4A71C" w14:textId="77777777" w:rsidR="005F5911" w:rsidRDefault="00F30925">
      <w:pPr>
        <w:pStyle w:val="ListParagraph"/>
        <w:numPr>
          <w:ilvl w:val="0"/>
          <w:numId w:val="2"/>
        </w:numPr>
        <w:spacing w:before="40" w:after="40"/>
      </w:pPr>
      <w:r>
        <w:t>Form 67 pre-fill data: For NRIs claiming Foreign Tax Credit (FTC) in India on taxes paid abroad</w:t>
      </w:r>
    </w:p>
    <w:p w14:paraId="48BBC5FF" w14:textId="77777777" w:rsidR="005F5911" w:rsidRDefault="005F5911">
      <w:pPr>
        <w:spacing w:before="40" w:after="40"/>
      </w:pPr>
    </w:p>
    <w:p w14:paraId="66A7A5E5" w14:textId="77777777" w:rsidR="005F5911" w:rsidRDefault="00F30925">
      <w:pPr>
        <w:pStyle w:val="Heading3"/>
      </w:pPr>
      <w:r>
        <w:t>8.6.3 TDS Reporting</w:t>
      </w:r>
    </w:p>
    <w:p w14:paraId="48942F5D" w14:textId="77777777" w:rsidR="005F5911" w:rsidRDefault="00F30925">
      <w:pPr>
        <w:pStyle w:val="ListParagraph"/>
        <w:numPr>
          <w:ilvl w:val="0"/>
          <w:numId w:val="2"/>
        </w:numPr>
        <w:spacing w:before="40" w:after="40"/>
      </w:pPr>
      <w:r>
        <w:t>TDS deducted per redemption and per dividend/IDCW receipt</w:t>
      </w:r>
    </w:p>
    <w:p w14:paraId="77E9CF35" w14:textId="77777777" w:rsidR="005F5911" w:rsidRDefault="00F30925">
      <w:pPr>
        <w:pStyle w:val="ListParagraph"/>
        <w:numPr>
          <w:ilvl w:val="0"/>
          <w:numId w:val="2"/>
        </w:numPr>
        <w:spacing w:before="40" w:after="40"/>
      </w:pPr>
      <w:r>
        <w:t>AMC-wise TDS summary</w:t>
      </w:r>
    </w:p>
    <w:p w14:paraId="5FBF2EF2" w14:textId="77777777" w:rsidR="005F5911" w:rsidRDefault="00F30925">
      <w:pPr>
        <w:pStyle w:val="ListParagraph"/>
        <w:numPr>
          <w:ilvl w:val="0"/>
          <w:numId w:val="2"/>
        </w:numPr>
        <w:spacing w:before="40" w:after="40"/>
      </w:pPr>
      <w:r>
        <w:t>Form 16A equivalent data download (TDS certificate)</w:t>
      </w:r>
    </w:p>
    <w:p w14:paraId="4478DC25" w14:textId="77777777" w:rsidR="005F5911" w:rsidRDefault="00F30925">
      <w:pPr>
        <w:pStyle w:val="ListParagraph"/>
        <w:numPr>
          <w:ilvl w:val="0"/>
          <w:numId w:val="2"/>
        </w:numPr>
        <w:spacing w:before="40" w:after="40"/>
      </w:pPr>
      <w:r>
        <w:t>DTAA benefit applied: Show standard TDS vs DTAA TDS savings</w:t>
      </w:r>
    </w:p>
    <w:p w14:paraId="6BA2564C" w14:textId="77777777" w:rsidR="005F5911" w:rsidRDefault="00F30925">
      <w:pPr>
        <w:pStyle w:val="ListParagraph"/>
        <w:numPr>
          <w:ilvl w:val="0"/>
          <w:numId w:val="2"/>
        </w:numPr>
        <w:spacing w:before="40" w:after="40"/>
      </w:pPr>
      <w:r>
        <w:t>Repatriation helper: For NRO redemptions, display cumulative repatriated amount vs USD 1M annual limit</w:t>
      </w:r>
    </w:p>
    <w:p w14:paraId="4DD5A02A" w14:textId="77777777" w:rsidR="005F5911" w:rsidRDefault="005F5911">
      <w:pPr>
        <w:spacing w:before="40" w:after="40"/>
      </w:pPr>
    </w:p>
    <w:p w14:paraId="176E3D28" w14:textId="77777777" w:rsidR="005F5911" w:rsidRDefault="00F30925">
      <w:pPr>
        <w:pStyle w:val="Heading3"/>
      </w:pPr>
      <w:r>
        <w:t>8.6.4 Form 15CA / 15CB Assistance</w:t>
      </w:r>
    </w:p>
    <w:p w14:paraId="7B2CEF76" w14:textId="54265CE2" w:rsidR="005F5911" w:rsidRDefault="00F30925">
      <w:pPr>
        <w:pBdr>
          <w:left w:val="single" w:sz="12" w:space="4" w:color="C55A11"/>
        </w:pBdr>
        <w:shd w:val="clear" w:color="auto" w:fill="FCE4D6"/>
        <w:spacing w:before="80" w:after="80"/>
        <w:ind w:left="180" w:right="120"/>
        <w:rPr>
          <w:sz w:val="20"/>
          <w:szCs w:val="20"/>
        </w:rPr>
      </w:pPr>
      <w:commentRangeStart w:id="48"/>
      <w:r>
        <w:rPr>
          <w:sz w:val="20"/>
          <w:szCs w:val="20"/>
        </w:rPr>
        <w:t>Required for NRO repatriation</w:t>
      </w:r>
      <w:del w:id="49" w:author="Himanshu  Puri" w:date="2026-06-03T14:20:00Z" w16du:dateUtc="2026-06-03T08:50:00Z">
        <w:r>
          <w:rPr>
            <w:sz w:val="20"/>
            <w:szCs w:val="20"/>
          </w:rPr>
          <w:delText xml:space="preserve"> above USD 1 million per financial year</w:delText>
        </w:r>
      </w:del>
      <w:r>
        <w:rPr>
          <w:sz w:val="20"/>
          <w:szCs w:val="20"/>
        </w:rPr>
        <w:t>. Platform provides pre-filled draft Form 15CA and guidance on Form 15CB requirement from Chartered Accountant.</w:t>
      </w:r>
      <w:commentRangeEnd w:id="48"/>
      <w:r>
        <w:rPr>
          <w:rStyle w:val="CommentReference"/>
          <w:sz w:val="20"/>
          <w:szCs w:val="20"/>
        </w:rPr>
        <w:commentReference w:id="48"/>
      </w:r>
    </w:p>
    <w:p w14:paraId="05EB6A19" w14:textId="72FC4801" w:rsidR="005F5911" w:rsidRDefault="00F30925">
      <w:pPr>
        <w:pStyle w:val="ListParagraph"/>
        <w:numPr>
          <w:ilvl w:val="0"/>
          <w:numId w:val="2"/>
        </w:numPr>
        <w:spacing w:before="40" w:after="40"/>
      </w:pPr>
      <w:r>
        <w:t xml:space="preserve">Track cumulative NRO redemptions </w:t>
      </w:r>
    </w:p>
    <w:p w14:paraId="683179DD" w14:textId="77777777" w:rsidR="005F5911" w:rsidRDefault="00F30925">
      <w:pPr>
        <w:pStyle w:val="ListParagraph"/>
        <w:numPr>
          <w:ilvl w:val="0"/>
          <w:numId w:val="2"/>
        </w:numPr>
        <w:spacing w:before="40" w:after="40"/>
      </w:pPr>
      <w:r>
        <w:t>Generate pre-filled Form 15CA draft (Part C) with transaction details</w:t>
      </w:r>
    </w:p>
    <w:p w14:paraId="4D1CFEF5" w14:textId="77777777" w:rsidR="005F5911" w:rsidRDefault="00F30925">
      <w:pPr>
        <w:pStyle w:val="ListParagraph"/>
        <w:numPr>
          <w:ilvl w:val="0"/>
          <w:numId w:val="2"/>
        </w:numPr>
        <w:spacing w:before="40" w:after="40"/>
      </w:pPr>
      <w:r>
        <w:t>Display Form 15CB requirement notice when threshold crossed</w:t>
      </w:r>
    </w:p>
    <w:p w14:paraId="6C6DD784" w14:textId="77777777" w:rsidR="005F5911" w:rsidRDefault="00F30925">
      <w:pPr>
        <w:pStyle w:val="ListParagraph"/>
        <w:numPr>
          <w:ilvl w:val="0"/>
          <w:numId w:val="2"/>
        </w:numPr>
        <w:spacing w:before="40" w:after="40"/>
      </w:pPr>
      <w:r>
        <w:t>Optionally, integrate with empanelled CAs for Form 15CB service (Phase 2)</w:t>
      </w:r>
    </w:p>
    <w:p w14:paraId="4CF1CCFA" w14:textId="77777777" w:rsidR="005F5911" w:rsidRDefault="005F5911">
      <w:pPr>
        <w:spacing w:before="40" w:after="40"/>
      </w:pPr>
    </w:p>
    <w:p w14:paraId="73516D8E" w14:textId="77777777" w:rsidR="005F5911" w:rsidRDefault="00F30925">
      <w:pPr>
        <w:pStyle w:val="Heading2"/>
        <w:pBdr>
          <w:bottom w:val="single" w:sz="4" w:space="2" w:color="D5E8F0"/>
        </w:pBdr>
      </w:pPr>
      <w:r>
        <w:t>8.7 Held-Away &amp; Account Aggregation</w:t>
      </w:r>
    </w:p>
    <w:p w14:paraId="15E4DF84" w14:textId="77777777" w:rsidR="005F5911" w:rsidRDefault="00F30925">
      <w:pPr>
        <w:pStyle w:val="ListParagraph"/>
        <w:numPr>
          <w:ilvl w:val="0"/>
          <w:numId w:val="2"/>
        </w:numPr>
        <w:spacing w:before="40" w:after="40"/>
      </w:pPr>
      <w:r>
        <w:t>Held-Away Upload: Manual upload of MF holdings via CAS (CAMS / KFintech online statement) – PDF or Excel format</w:t>
      </w:r>
    </w:p>
    <w:p w14:paraId="085F9968" w14:textId="77777777" w:rsidR="005F5911" w:rsidRDefault="00F30925">
      <w:pPr>
        <w:pStyle w:val="ListParagraph"/>
        <w:numPr>
          <w:ilvl w:val="0"/>
          <w:numId w:val="2"/>
        </w:numPr>
        <w:spacing w:before="40" w:after="40"/>
      </w:pPr>
      <w:r>
        <w:t>CAS Import API: Direct integration with CAMS and KFintech CAS APIs for one-click held-away import (reduces manual effort significantly)</w:t>
      </w:r>
    </w:p>
    <w:p w14:paraId="568CE513" w14:textId="77777777" w:rsidR="005F5911" w:rsidRDefault="00F30925">
      <w:pPr>
        <w:pStyle w:val="ListParagraph"/>
        <w:numPr>
          <w:ilvl w:val="0"/>
          <w:numId w:val="2"/>
        </w:numPr>
        <w:spacing w:before="40" w:after="40"/>
      </w:pPr>
      <w:r>
        <w:t>Auto-parse: OCR + rule-based parsing for uploaded CAS statements; manual entry fallback</w:t>
      </w:r>
    </w:p>
    <w:p w14:paraId="763CEFE0" w14:textId="77777777" w:rsidR="005F5911" w:rsidRDefault="00F30925">
      <w:pPr>
        <w:pStyle w:val="ListParagraph"/>
        <w:numPr>
          <w:ilvl w:val="0"/>
          <w:numId w:val="2"/>
        </w:numPr>
        <w:spacing w:before="40" w:after="40"/>
      </w:pPr>
      <w:r>
        <w:t>Review and confirm before consolidation into portfolio view</w:t>
      </w:r>
    </w:p>
    <w:p w14:paraId="1ACB6CBF" w14:textId="77777777" w:rsidR="005F5911" w:rsidRDefault="00F30925">
      <w:pPr>
        <w:pStyle w:val="ListParagraph"/>
        <w:numPr>
          <w:ilvl w:val="0"/>
          <w:numId w:val="2"/>
        </w:numPr>
        <w:spacing w:before="40" w:after="40"/>
      </w:pPr>
      <w:r>
        <w:t>Account Aggregator: Consent-based fetch for MF holdings via AA-FIP integration (where live)</w:t>
      </w:r>
    </w:p>
    <w:p w14:paraId="0917A558" w14:textId="011C7B1F" w:rsidR="005F5911" w:rsidRDefault="00F30925">
      <w:pPr>
        <w:pStyle w:val="ListParagraph"/>
        <w:numPr>
          <w:ilvl w:val="0"/>
          <w:numId w:val="2"/>
        </w:numPr>
        <w:spacing w:before="40" w:after="40"/>
      </w:pPr>
      <w:r>
        <w:t xml:space="preserve">Periodic AA refresh (weekly or </w:t>
      </w:r>
      <w:r w:rsidR="00D159DD">
        <w:t>on demand</w:t>
      </w:r>
      <w:r>
        <w:t>)</w:t>
      </w:r>
    </w:p>
    <w:p w14:paraId="6B2EDF28" w14:textId="77777777" w:rsidR="005F5911" w:rsidRDefault="00F30925">
      <w:pPr>
        <w:pStyle w:val="ListParagraph"/>
        <w:numPr>
          <w:ilvl w:val="0"/>
          <w:numId w:val="2"/>
        </w:numPr>
        <w:spacing w:before="40" w:after="40"/>
      </w:pPr>
      <w:r>
        <w:t>Held-away holdings clearly tagged (not platform-held) in consolidated view</w:t>
      </w:r>
    </w:p>
    <w:p w14:paraId="0033F899" w14:textId="77777777" w:rsidR="005F5911" w:rsidRDefault="005F5911">
      <w:pPr>
        <w:spacing w:before="40" w:after="40"/>
      </w:pPr>
    </w:p>
    <w:p w14:paraId="64D4AAD2" w14:textId="77777777" w:rsidR="005F5911" w:rsidRDefault="00F30925">
      <w:pPr>
        <w:pStyle w:val="Heading2"/>
        <w:pBdr>
          <w:bottom w:val="single" w:sz="4" w:space="2" w:color="D5E8F0"/>
        </w:pBdr>
      </w:pPr>
      <w:r>
        <w:t>8.8 Operations Portal</w:t>
      </w:r>
    </w:p>
    <w:p w14:paraId="4DAA1EB2" w14:textId="77777777" w:rsidR="005F5911" w:rsidRDefault="005F5911">
      <w:pPr>
        <w:spacing w:before="40" w:after="40"/>
      </w:pPr>
    </w:p>
    <w:p w14:paraId="126863D1" w14:textId="77777777" w:rsidR="005F5911" w:rsidRDefault="00F30925">
      <w:pPr>
        <w:pStyle w:val="Heading3"/>
      </w:pPr>
      <w:r>
        <w:t>8.8.1 Order Management Dashboard</w:t>
      </w:r>
    </w:p>
    <w:p w14:paraId="49C9F189" w14:textId="77777777" w:rsidR="005F5911" w:rsidRDefault="00F30925">
      <w:pPr>
        <w:pStyle w:val="ListParagraph"/>
        <w:numPr>
          <w:ilvl w:val="0"/>
          <w:numId w:val="2"/>
        </w:numPr>
        <w:spacing w:before="40" w:after="40"/>
      </w:pPr>
      <w:r>
        <w:t>Real-time order monitoring with status filters</w:t>
      </w:r>
    </w:p>
    <w:p w14:paraId="6343FFD7" w14:textId="77777777" w:rsidR="005F5911" w:rsidRDefault="00F30925">
      <w:pPr>
        <w:pStyle w:val="ListParagraph"/>
        <w:numPr>
          <w:ilvl w:val="0"/>
          <w:numId w:val="2"/>
        </w:numPr>
        <w:spacing w:before="40" w:after="40"/>
      </w:pPr>
      <w:r>
        <w:t>Drill-down to individual order with full lifecycle audit trail</w:t>
      </w:r>
    </w:p>
    <w:p w14:paraId="42BACA99" w14:textId="77777777" w:rsidR="005F5911" w:rsidRDefault="00F30925">
      <w:pPr>
        <w:pStyle w:val="ListParagraph"/>
        <w:numPr>
          <w:ilvl w:val="0"/>
          <w:numId w:val="2"/>
        </w:numPr>
        <w:spacing w:before="40" w:after="40"/>
      </w:pPr>
      <w:r>
        <w:t>Manual order status override (with Maker-Checker approval + reason logging)</w:t>
      </w:r>
    </w:p>
    <w:p w14:paraId="12FB3437" w14:textId="77777777" w:rsidR="005F5911" w:rsidRDefault="00F30925">
      <w:pPr>
        <w:pStyle w:val="ListParagraph"/>
        <w:numPr>
          <w:ilvl w:val="0"/>
          <w:numId w:val="2"/>
        </w:numPr>
        <w:spacing w:before="40" w:after="40"/>
      </w:pPr>
      <w:r>
        <w:t>Reprocessing of failed orders</w:t>
      </w:r>
    </w:p>
    <w:p w14:paraId="4A0ED348" w14:textId="77777777" w:rsidR="005F5911" w:rsidRDefault="00F30925">
      <w:pPr>
        <w:pStyle w:val="ListParagraph"/>
        <w:numPr>
          <w:ilvl w:val="0"/>
          <w:numId w:val="2"/>
        </w:numPr>
        <w:spacing w:before="40" w:after="40"/>
      </w:pPr>
      <w:r>
        <w:t>Bulk export of order data for reconciliation</w:t>
      </w:r>
    </w:p>
    <w:p w14:paraId="35CC5EED" w14:textId="77777777" w:rsidR="005F5911" w:rsidRDefault="005F5911">
      <w:pPr>
        <w:spacing w:before="40" w:after="40"/>
      </w:pPr>
    </w:p>
    <w:p w14:paraId="7C6287E8" w14:textId="77777777" w:rsidR="005F5911" w:rsidRDefault="00F30925">
      <w:pPr>
        <w:pStyle w:val="Heading3"/>
      </w:pPr>
      <w:r>
        <w:t>8.8.2 Reconciliation Dashboard</w:t>
      </w:r>
    </w:p>
    <w:p w14:paraId="6B04B901" w14:textId="77777777" w:rsidR="005F5911" w:rsidRDefault="00F30925">
      <w:pPr>
        <w:pStyle w:val="ListParagraph"/>
        <w:numPr>
          <w:ilvl w:val="0"/>
          <w:numId w:val="2"/>
        </w:numPr>
        <w:spacing w:before="40" w:after="40"/>
      </w:pPr>
      <w:r>
        <w:t>Payment gateway vs order book vs RTA data three-way reconciliation</w:t>
      </w:r>
    </w:p>
    <w:p w14:paraId="2F3A4098" w14:textId="77777777" w:rsidR="005F5911" w:rsidRDefault="00F30925">
      <w:pPr>
        <w:pStyle w:val="ListParagraph"/>
        <w:numPr>
          <w:ilvl w:val="0"/>
          <w:numId w:val="2"/>
        </w:numPr>
        <w:spacing w:before="40" w:after="40"/>
      </w:pPr>
      <w:r>
        <w:t>Breakage report: Orders with payment received but no unit allotment</w:t>
      </w:r>
    </w:p>
    <w:p w14:paraId="68CCC9FA" w14:textId="77777777" w:rsidR="005F5911" w:rsidRDefault="00F30925">
      <w:pPr>
        <w:pStyle w:val="ListParagraph"/>
        <w:numPr>
          <w:ilvl w:val="0"/>
          <w:numId w:val="2"/>
        </w:numPr>
        <w:spacing w:before="40" w:after="40"/>
      </w:pPr>
      <w:r>
        <w:t>Exception aging report with escalation triggers</w:t>
      </w:r>
    </w:p>
    <w:p w14:paraId="136D75F5" w14:textId="77777777" w:rsidR="005F5911" w:rsidRDefault="00F30925">
      <w:pPr>
        <w:pStyle w:val="ListParagraph"/>
        <w:numPr>
          <w:ilvl w:val="0"/>
          <w:numId w:val="2"/>
        </w:numPr>
        <w:spacing w:before="40" w:after="40"/>
      </w:pPr>
      <w:r>
        <w:t>Daily, weekly, monthly reconciliation summary reports</w:t>
      </w:r>
    </w:p>
    <w:p w14:paraId="6952EE53" w14:textId="77777777" w:rsidR="005F5911" w:rsidRDefault="005F5911">
      <w:pPr>
        <w:spacing w:before="40" w:after="40"/>
      </w:pPr>
    </w:p>
    <w:p w14:paraId="5C0A9E0D" w14:textId="77777777" w:rsidR="00BE0E97" w:rsidRDefault="00BE0E97">
      <w:pPr>
        <w:pStyle w:val="Heading3"/>
      </w:pPr>
    </w:p>
    <w:p w14:paraId="20F9F6A4" w14:textId="77777777" w:rsidR="00BE0E97" w:rsidRDefault="00BE0E97">
      <w:pPr>
        <w:pStyle w:val="Heading3"/>
      </w:pPr>
    </w:p>
    <w:p w14:paraId="22685242" w14:textId="77777777" w:rsidR="002F32BE" w:rsidRDefault="002F32BE">
      <w:pPr>
        <w:pStyle w:val="Heading3"/>
      </w:pPr>
    </w:p>
    <w:p w14:paraId="2D8DDA71" w14:textId="1E5E4140" w:rsidR="005F5911" w:rsidRDefault="00F30925">
      <w:pPr>
        <w:pStyle w:val="Heading3"/>
      </w:pPr>
      <w:r>
        <w:t>8.8.3 Master Management</w:t>
      </w:r>
    </w:p>
    <w:p w14:paraId="3601F74B" w14:textId="77777777" w:rsidR="005F5911" w:rsidRDefault="00F30925">
      <w:pPr>
        <w:pStyle w:val="ListParagraph"/>
        <w:numPr>
          <w:ilvl w:val="0"/>
          <w:numId w:val="2"/>
        </w:numPr>
        <w:spacing w:before="40" w:after="40"/>
      </w:pPr>
      <w:r>
        <w:t>Scheme master: NRI eligibility flag, country restriction rules, plan options, exit load</w:t>
      </w:r>
    </w:p>
    <w:p w14:paraId="0478D4B6" w14:textId="77777777" w:rsidR="005F5911" w:rsidRDefault="00F30925">
      <w:pPr>
        <w:pStyle w:val="ListParagraph"/>
        <w:numPr>
          <w:ilvl w:val="0"/>
          <w:numId w:val="2"/>
        </w:numPr>
        <w:spacing w:before="40" w:after="40"/>
      </w:pPr>
      <w:r>
        <w:t>NAV master: Daily NAV update feed from AMFI / RTAs</w:t>
      </w:r>
    </w:p>
    <w:p w14:paraId="2A850324" w14:textId="77777777" w:rsidR="005F5911" w:rsidRDefault="00F30925">
      <w:pPr>
        <w:pStyle w:val="ListParagraph"/>
        <w:numPr>
          <w:ilvl w:val="0"/>
          <w:numId w:val="2"/>
        </w:numPr>
        <w:spacing w:before="40" w:after="40"/>
      </w:pPr>
      <w:r>
        <w:t>Country eligibility rules: Configurable by compliance team</w:t>
      </w:r>
    </w:p>
    <w:p w14:paraId="4BD63852" w14:textId="77777777" w:rsidR="005F5911" w:rsidRDefault="00F30925">
      <w:pPr>
        <w:pStyle w:val="ListParagraph"/>
        <w:numPr>
          <w:ilvl w:val="0"/>
          <w:numId w:val="2"/>
        </w:numPr>
        <w:spacing w:before="40" w:after="40"/>
      </w:pPr>
      <w:r>
        <w:t>TDS rate configuration: Config-driven per fund type, per account type – updatable without code change</w:t>
      </w:r>
    </w:p>
    <w:p w14:paraId="743B7D20" w14:textId="77777777" w:rsidR="005F5911" w:rsidRDefault="00F30925">
      <w:pPr>
        <w:pStyle w:val="ListParagraph"/>
        <w:numPr>
          <w:ilvl w:val="0"/>
          <w:numId w:val="2"/>
        </w:numPr>
        <w:spacing w:before="40" w:after="40"/>
      </w:pPr>
      <w:r>
        <w:t>DTAA rate table: Config-driven by country, updatable by finance team</w:t>
      </w:r>
    </w:p>
    <w:p w14:paraId="293C1E93" w14:textId="77777777" w:rsidR="005F5911" w:rsidRDefault="00F30925">
      <w:pPr>
        <w:pStyle w:val="ListParagraph"/>
        <w:numPr>
          <w:ilvl w:val="0"/>
          <w:numId w:val="2"/>
        </w:numPr>
        <w:spacing w:before="40" w:after="40"/>
      </w:pPr>
      <w:r>
        <w:t>Mandate limits and SIP rules configuration</w:t>
      </w:r>
    </w:p>
    <w:p w14:paraId="026DC140" w14:textId="77777777" w:rsidR="005F5911" w:rsidRDefault="005F5911">
      <w:pPr>
        <w:spacing w:before="40" w:after="40"/>
      </w:pPr>
    </w:p>
    <w:p w14:paraId="479B718B" w14:textId="77777777" w:rsidR="005F5911" w:rsidRDefault="00F30925">
      <w:pPr>
        <w:pStyle w:val="Heading3"/>
      </w:pPr>
      <w:r>
        <w:t>8.8.4 Client Onboarding Management</w:t>
      </w:r>
    </w:p>
    <w:p w14:paraId="315FAB4E" w14:textId="77777777" w:rsidR="005F5911" w:rsidRDefault="00F30925">
      <w:pPr>
        <w:pStyle w:val="ListParagraph"/>
        <w:numPr>
          <w:ilvl w:val="0"/>
          <w:numId w:val="2"/>
        </w:numPr>
        <w:spacing w:before="40" w:after="40"/>
      </w:pPr>
      <w:r>
        <w:t>KYC application queue with status management (In Progress / Pending Documents / Under Review / Approved / Rejected)</w:t>
      </w:r>
    </w:p>
    <w:p w14:paraId="3E3B9698" w14:textId="77777777" w:rsidR="005F5911" w:rsidRDefault="00F30925">
      <w:pPr>
        <w:pStyle w:val="ListParagraph"/>
        <w:numPr>
          <w:ilvl w:val="0"/>
          <w:numId w:val="2"/>
        </w:numPr>
        <w:spacing w:before="40" w:after="40"/>
      </w:pPr>
      <w:r>
        <w:t>Document completeness check and automated follow-up triggers</w:t>
      </w:r>
    </w:p>
    <w:p w14:paraId="0F0D1518" w14:textId="77777777" w:rsidR="005F5911" w:rsidRDefault="00F30925">
      <w:pPr>
        <w:pStyle w:val="ListParagraph"/>
        <w:numPr>
          <w:ilvl w:val="0"/>
          <w:numId w:val="2"/>
        </w:numPr>
        <w:spacing w:before="40" w:after="40"/>
      </w:pPr>
      <w:r>
        <w:t>PEP and AML hit routing to compliance team for review</w:t>
      </w:r>
    </w:p>
    <w:p w14:paraId="03EF0553" w14:textId="77777777" w:rsidR="005F5911" w:rsidRDefault="00F30925">
      <w:pPr>
        <w:pStyle w:val="ListParagraph"/>
        <w:numPr>
          <w:ilvl w:val="0"/>
          <w:numId w:val="2"/>
        </w:numPr>
        <w:spacing w:before="40" w:after="40"/>
      </w:pPr>
      <w:r>
        <w:t>Re-KYC queue management</w:t>
      </w:r>
    </w:p>
    <w:p w14:paraId="03ABFF32" w14:textId="77777777" w:rsidR="005F5911" w:rsidRPr="00800EA6" w:rsidRDefault="00F30925">
      <w:pPr>
        <w:pStyle w:val="ListParagraph"/>
        <w:numPr>
          <w:ilvl w:val="0"/>
          <w:numId w:val="2"/>
        </w:numPr>
        <w:spacing w:before="40" w:after="40"/>
        <w:rPr>
          <w:color w:val="EE0000"/>
        </w:rPr>
      </w:pPr>
      <w:r w:rsidRPr="00800EA6">
        <w:rPr>
          <w:color w:val="EE0000"/>
        </w:rPr>
        <w:t>EDD (Enhanced Due Diligence) workflow with 72-hour SLA tracking</w:t>
      </w:r>
    </w:p>
    <w:p w14:paraId="7869E3EC" w14:textId="77777777" w:rsidR="005F5911" w:rsidRDefault="005F5911">
      <w:pPr>
        <w:spacing w:before="40" w:after="40"/>
      </w:pPr>
    </w:p>
    <w:p w14:paraId="1159CEDF" w14:textId="77777777" w:rsidR="005F5911" w:rsidRDefault="00F30925">
      <w:pPr>
        <w:pStyle w:val="Heading2"/>
        <w:pBdr>
          <w:bottom w:val="single" w:sz="4" w:space="2" w:color="D5E8F0"/>
        </w:pBdr>
      </w:pPr>
      <w:r>
        <w:t>8.9 Brokerage &amp; Revenue Module</w:t>
      </w:r>
    </w:p>
    <w:p w14:paraId="3D61F77C" w14:textId="77777777" w:rsidR="005F5911" w:rsidRDefault="00F30925">
      <w:pPr>
        <w:pStyle w:val="ListParagraph"/>
        <w:numPr>
          <w:ilvl w:val="0"/>
          <w:numId w:val="2"/>
        </w:numPr>
        <w:spacing w:before="40" w:after="40"/>
      </w:pPr>
      <w:r>
        <w:t>Brokerage configuration: Scheme-wise, AMC-wise trail and upfront rates</w:t>
      </w:r>
    </w:p>
    <w:p w14:paraId="72602BE8" w14:textId="77777777" w:rsidR="005F5911" w:rsidRDefault="00F30925">
      <w:pPr>
        <w:pStyle w:val="ListParagraph"/>
        <w:numPr>
          <w:ilvl w:val="0"/>
          <w:numId w:val="2"/>
        </w:numPr>
        <w:spacing w:before="40" w:after="40"/>
      </w:pPr>
      <w:r>
        <w:t>Accrual tracking: Daily trail accrual based on AUM</w:t>
      </w:r>
    </w:p>
    <w:p w14:paraId="6E8157A4" w14:textId="77777777" w:rsidR="005F5911" w:rsidRDefault="00F30925">
      <w:pPr>
        <w:pStyle w:val="ListParagraph"/>
        <w:numPr>
          <w:ilvl w:val="0"/>
          <w:numId w:val="2"/>
        </w:numPr>
        <w:spacing w:before="40" w:after="40"/>
      </w:pPr>
      <w:r>
        <w:t>RTA commission reconciliation: Received commission vs calculated entitlement</w:t>
      </w:r>
    </w:p>
    <w:p w14:paraId="730C3239" w14:textId="77777777" w:rsidR="005F5911" w:rsidRDefault="00F30925">
      <w:pPr>
        <w:pStyle w:val="ListParagraph"/>
        <w:numPr>
          <w:ilvl w:val="0"/>
          <w:numId w:val="2"/>
        </w:numPr>
        <w:spacing w:before="40" w:after="40"/>
      </w:pPr>
      <w:r>
        <w:t>Clawback tracking: Auto-alert when investor redeems within clawback period</w:t>
      </w:r>
    </w:p>
    <w:p w14:paraId="35EFBA74" w14:textId="77777777" w:rsidR="005F5911" w:rsidRDefault="00F30925">
      <w:pPr>
        <w:pStyle w:val="ListParagraph"/>
        <w:numPr>
          <w:ilvl w:val="0"/>
          <w:numId w:val="2"/>
        </w:numPr>
        <w:spacing w:before="40" w:after="40"/>
      </w:pPr>
      <w:r>
        <w:t>RM revenue attribution: Transactions tagged to RM for incentive calculation</w:t>
      </w:r>
    </w:p>
    <w:p w14:paraId="48D0D6D2" w14:textId="77777777" w:rsidR="005F5911" w:rsidRDefault="00F30925">
      <w:pPr>
        <w:pStyle w:val="ListParagraph"/>
        <w:numPr>
          <w:ilvl w:val="0"/>
          <w:numId w:val="2"/>
        </w:numPr>
        <w:spacing w:before="40" w:after="40"/>
      </w:pPr>
      <w:r>
        <w:t>Revenue reports: Monthly, quarterly, annual – export to Finance</w:t>
      </w:r>
    </w:p>
    <w:p w14:paraId="0ECE1899" w14:textId="77777777" w:rsidR="005F5911" w:rsidRDefault="005F5911">
      <w:pPr>
        <w:spacing w:before="40" w:after="40"/>
      </w:pPr>
    </w:p>
    <w:p w14:paraId="1392650D" w14:textId="77777777" w:rsidR="005F5911" w:rsidRPr="00425AF0" w:rsidRDefault="00F30925">
      <w:pPr>
        <w:pStyle w:val="Heading2"/>
        <w:pBdr>
          <w:bottom w:val="single" w:sz="4" w:space="2" w:color="D5E8F0"/>
        </w:pBdr>
        <w:rPr>
          <w:highlight w:val="green"/>
        </w:rPr>
      </w:pPr>
      <w:r>
        <w:t>8</w:t>
      </w:r>
      <w:r w:rsidRPr="00425AF0">
        <w:rPr>
          <w:highlight w:val="green"/>
        </w:rPr>
        <w:t xml:space="preserve">.10 </w:t>
      </w:r>
      <w:commentRangeStart w:id="50"/>
      <w:r w:rsidRPr="00425AF0">
        <w:rPr>
          <w:highlight w:val="green"/>
        </w:rPr>
        <w:t>Goal &amp; Risk-Based Execution</w:t>
      </w:r>
      <w:commentRangeEnd w:id="50"/>
      <w:r w:rsidR="007870BF" w:rsidRPr="00425AF0">
        <w:rPr>
          <w:rStyle w:val="CommentReference"/>
          <w:sz w:val="28"/>
          <w:szCs w:val="28"/>
          <w:highlight w:val="green"/>
        </w:rPr>
        <w:commentReference w:id="50"/>
      </w:r>
    </w:p>
    <w:p w14:paraId="723B516D" w14:textId="77777777" w:rsidR="005F5911" w:rsidRPr="00425AF0" w:rsidRDefault="005F5911">
      <w:pPr>
        <w:spacing w:before="40" w:after="40"/>
        <w:rPr>
          <w:highlight w:val="green"/>
        </w:rPr>
      </w:pPr>
    </w:p>
    <w:p w14:paraId="68AFBB28" w14:textId="77777777" w:rsidR="005F5911" w:rsidRPr="00425AF0" w:rsidRDefault="00F30925">
      <w:pPr>
        <w:pStyle w:val="Heading3"/>
        <w:rPr>
          <w:highlight w:val="green"/>
        </w:rPr>
      </w:pPr>
      <w:r w:rsidRPr="00425AF0">
        <w:rPr>
          <w:highlight w:val="green"/>
        </w:rPr>
        <w:t>8.10.1 Risk Profiling</w:t>
      </w:r>
    </w:p>
    <w:p w14:paraId="38ABD169" w14:textId="77777777" w:rsidR="005F5911" w:rsidRPr="00425AF0" w:rsidRDefault="00F30925">
      <w:pPr>
        <w:pStyle w:val="ListParagraph"/>
        <w:numPr>
          <w:ilvl w:val="0"/>
          <w:numId w:val="2"/>
        </w:numPr>
        <w:spacing w:before="40" w:after="40"/>
        <w:rPr>
          <w:highlight w:val="green"/>
        </w:rPr>
      </w:pPr>
      <w:r w:rsidRPr="00425AF0">
        <w:rPr>
          <w:highlight w:val="green"/>
        </w:rPr>
        <w:t>5-question questionnaire-based risk scoring (Conservative / Moderate / Aggressive)</w:t>
      </w:r>
    </w:p>
    <w:p w14:paraId="328D87DB" w14:textId="77777777" w:rsidR="005F5911" w:rsidRPr="00425AF0" w:rsidRDefault="00F30925">
      <w:pPr>
        <w:pStyle w:val="ListParagraph"/>
        <w:numPr>
          <w:ilvl w:val="0"/>
          <w:numId w:val="2"/>
        </w:numPr>
        <w:spacing w:before="40" w:after="40"/>
        <w:rPr>
          <w:highlight w:val="green"/>
        </w:rPr>
      </w:pPr>
      <w:r w:rsidRPr="00425AF0">
        <w:rPr>
          <w:highlight w:val="green"/>
        </w:rPr>
        <w:t>Suitability mapping to scheme risk categories</w:t>
      </w:r>
    </w:p>
    <w:p w14:paraId="7AA1A6CF" w14:textId="77777777" w:rsidR="005F5911" w:rsidRPr="00425AF0" w:rsidRDefault="00F30925">
      <w:pPr>
        <w:pStyle w:val="ListParagraph"/>
        <w:numPr>
          <w:ilvl w:val="0"/>
          <w:numId w:val="2"/>
        </w:numPr>
        <w:spacing w:before="40" w:after="40"/>
        <w:rPr>
          <w:highlight w:val="green"/>
        </w:rPr>
      </w:pPr>
      <w:r w:rsidRPr="00425AF0">
        <w:rPr>
          <w:highlight w:val="green"/>
        </w:rPr>
        <w:t>Mandatory re-profiling trigger: After significant life event or annually (prompt, not mandatory block)</w:t>
      </w:r>
    </w:p>
    <w:p w14:paraId="268953A1" w14:textId="77777777" w:rsidR="005F5911" w:rsidRPr="00425AF0" w:rsidRDefault="00F30925">
      <w:pPr>
        <w:pStyle w:val="ListParagraph"/>
        <w:numPr>
          <w:ilvl w:val="0"/>
          <w:numId w:val="2"/>
        </w:numPr>
        <w:spacing w:before="40" w:after="40"/>
        <w:rPr>
          <w:highlight w:val="green"/>
        </w:rPr>
      </w:pPr>
      <w:r w:rsidRPr="00425AF0">
        <w:rPr>
          <w:highlight w:val="green"/>
        </w:rPr>
        <w:t>Risk profile stored in folio per AMC norms</w:t>
      </w:r>
    </w:p>
    <w:p w14:paraId="5F59D276" w14:textId="77777777" w:rsidR="00EE4742" w:rsidRPr="00425AF0" w:rsidRDefault="00EE4742" w:rsidP="00EE4742">
      <w:pPr>
        <w:spacing w:before="40" w:after="40"/>
        <w:rPr>
          <w:highlight w:val="green"/>
        </w:rPr>
      </w:pPr>
    </w:p>
    <w:p w14:paraId="57990590" w14:textId="77777777" w:rsidR="00EE4742" w:rsidRPr="00425AF0" w:rsidRDefault="00EE4742" w:rsidP="00EE4742">
      <w:pPr>
        <w:spacing w:before="40" w:after="40"/>
        <w:rPr>
          <w:highlight w:val="green"/>
        </w:rPr>
      </w:pPr>
    </w:p>
    <w:p w14:paraId="1205BB92" w14:textId="77777777" w:rsidR="00EE4742" w:rsidRPr="00425AF0" w:rsidRDefault="00EE4742" w:rsidP="00EE4742">
      <w:pPr>
        <w:spacing w:before="40" w:after="40"/>
        <w:rPr>
          <w:highlight w:val="green"/>
        </w:rPr>
      </w:pPr>
    </w:p>
    <w:p w14:paraId="7D5A07D9" w14:textId="77777777" w:rsidR="005F5911" w:rsidRPr="00425AF0" w:rsidRDefault="005F5911">
      <w:pPr>
        <w:spacing w:before="40" w:after="40"/>
        <w:rPr>
          <w:highlight w:val="green"/>
        </w:rPr>
      </w:pPr>
    </w:p>
    <w:p w14:paraId="01EC112A" w14:textId="77777777" w:rsidR="005F5911" w:rsidRPr="00425AF0" w:rsidRDefault="00F30925">
      <w:pPr>
        <w:pStyle w:val="Heading3"/>
        <w:rPr>
          <w:highlight w:val="green"/>
        </w:rPr>
      </w:pPr>
      <w:r w:rsidRPr="00425AF0">
        <w:rPr>
          <w:highlight w:val="green"/>
        </w:rPr>
        <w:t>8.10.2 Goal Planning</w:t>
      </w:r>
    </w:p>
    <w:p w14:paraId="585B1926" w14:textId="77777777" w:rsidR="005F5911" w:rsidRPr="00425AF0" w:rsidRDefault="00F30925">
      <w:pPr>
        <w:pStyle w:val="ListParagraph"/>
        <w:numPr>
          <w:ilvl w:val="0"/>
          <w:numId w:val="2"/>
        </w:numPr>
        <w:spacing w:before="40" w:after="40"/>
        <w:rPr>
          <w:highlight w:val="green"/>
        </w:rPr>
      </w:pPr>
      <w:r w:rsidRPr="00425AF0">
        <w:rPr>
          <w:highlight w:val="green"/>
        </w:rPr>
        <w:t>Pre-built goals: Retirement, Education, Wealth Creation, Emergency Fund, Home Purchase, Wedding</w:t>
      </w:r>
    </w:p>
    <w:p w14:paraId="39E0BD0B" w14:textId="77777777" w:rsidR="005F5911" w:rsidRPr="00425AF0" w:rsidRDefault="00F30925">
      <w:pPr>
        <w:pStyle w:val="ListParagraph"/>
        <w:numPr>
          <w:ilvl w:val="0"/>
          <w:numId w:val="2"/>
        </w:numPr>
        <w:spacing w:before="40" w:after="40"/>
        <w:rPr>
          <w:highlight w:val="green"/>
        </w:rPr>
      </w:pPr>
      <w:r w:rsidRPr="00425AF0">
        <w:rPr>
          <w:highlight w:val="green"/>
        </w:rPr>
        <w:t>Custom goal creation: Target amount, time horizon, and risk appetite</w:t>
      </w:r>
    </w:p>
    <w:p w14:paraId="7DC13199" w14:textId="77777777" w:rsidR="005F5911" w:rsidRPr="00425AF0" w:rsidRDefault="00F30925">
      <w:pPr>
        <w:pStyle w:val="ListParagraph"/>
        <w:numPr>
          <w:ilvl w:val="0"/>
          <w:numId w:val="2"/>
        </w:numPr>
        <w:spacing w:before="40" w:after="40"/>
        <w:rPr>
          <w:highlight w:val="green"/>
        </w:rPr>
      </w:pPr>
      <w:r w:rsidRPr="00425AF0">
        <w:rPr>
          <w:highlight w:val="green"/>
        </w:rPr>
        <w:t>SIP calculator with inflation adjustment to arrive at required SIP amount</w:t>
      </w:r>
    </w:p>
    <w:p w14:paraId="7798BC48" w14:textId="77777777" w:rsidR="005F5911" w:rsidRPr="00425AF0" w:rsidRDefault="00F30925">
      <w:pPr>
        <w:pStyle w:val="ListParagraph"/>
        <w:numPr>
          <w:ilvl w:val="0"/>
          <w:numId w:val="2"/>
        </w:numPr>
        <w:spacing w:before="40" w:after="40"/>
        <w:rPr>
          <w:highlight w:val="green"/>
        </w:rPr>
      </w:pPr>
      <w:r w:rsidRPr="00425AF0">
        <w:rPr>
          <w:highlight w:val="green"/>
        </w:rPr>
        <w:t>Suggested fund allocation based on goal horizon and risk profile</w:t>
      </w:r>
    </w:p>
    <w:p w14:paraId="397C002E" w14:textId="77777777" w:rsidR="005F5911" w:rsidRPr="00425AF0" w:rsidRDefault="005F5911">
      <w:pPr>
        <w:spacing w:before="40" w:after="40"/>
        <w:rPr>
          <w:highlight w:val="green"/>
        </w:rPr>
      </w:pPr>
    </w:p>
    <w:p w14:paraId="651FBF72" w14:textId="77777777" w:rsidR="005F5911" w:rsidRPr="00425AF0" w:rsidRDefault="00F30925">
      <w:pPr>
        <w:pStyle w:val="Heading3"/>
        <w:rPr>
          <w:highlight w:val="green"/>
        </w:rPr>
      </w:pPr>
      <w:r w:rsidRPr="00425AF0">
        <w:rPr>
          <w:highlight w:val="green"/>
        </w:rPr>
        <w:t>8.10.3 Goal Execution and Monitoring</w:t>
      </w:r>
    </w:p>
    <w:p w14:paraId="0E007759" w14:textId="77777777" w:rsidR="005F5911" w:rsidRPr="00425AF0" w:rsidRDefault="00F30925">
      <w:pPr>
        <w:pStyle w:val="ListParagraph"/>
        <w:numPr>
          <w:ilvl w:val="0"/>
          <w:numId w:val="2"/>
        </w:numPr>
        <w:spacing w:before="40" w:after="40"/>
        <w:rPr>
          <w:highlight w:val="green"/>
        </w:rPr>
      </w:pPr>
      <w:r w:rsidRPr="00425AF0">
        <w:rPr>
          <w:highlight w:val="green"/>
        </w:rPr>
        <w:t>Goal-linked SIP and lumpsum investments</w:t>
      </w:r>
    </w:p>
    <w:p w14:paraId="42EF3945" w14:textId="77777777" w:rsidR="005F5911" w:rsidRPr="00425AF0" w:rsidRDefault="00F30925">
      <w:pPr>
        <w:pStyle w:val="ListParagraph"/>
        <w:numPr>
          <w:ilvl w:val="0"/>
          <w:numId w:val="2"/>
        </w:numPr>
        <w:spacing w:before="40" w:after="40"/>
        <w:rPr>
          <w:highlight w:val="green"/>
        </w:rPr>
      </w:pPr>
      <w:r w:rsidRPr="00425AF0">
        <w:rPr>
          <w:highlight w:val="green"/>
        </w:rPr>
        <w:t>Progress tracking: On-track / Needs Attention / Behind target</w:t>
      </w:r>
    </w:p>
    <w:p w14:paraId="6E74DEC9" w14:textId="77777777" w:rsidR="005F5911" w:rsidRPr="00425AF0" w:rsidRDefault="00F30925">
      <w:pPr>
        <w:pStyle w:val="ListParagraph"/>
        <w:numPr>
          <w:ilvl w:val="0"/>
          <w:numId w:val="2"/>
        </w:numPr>
        <w:spacing w:before="40" w:after="40"/>
        <w:rPr>
          <w:highlight w:val="green"/>
        </w:rPr>
      </w:pPr>
      <w:r w:rsidRPr="00425AF0">
        <w:rPr>
          <w:highlight w:val="green"/>
        </w:rPr>
        <w:t>Shortfall alerts with recommended action (increase SIP, add lumpsum)</w:t>
      </w:r>
    </w:p>
    <w:p w14:paraId="1493B33E" w14:textId="77777777" w:rsidR="005F5911" w:rsidRPr="00425AF0" w:rsidRDefault="00F30925">
      <w:pPr>
        <w:pStyle w:val="ListParagraph"/>
        <w:numPr>
          <w:ilvl w:val="0"/>
          <w:numId w:val="2"/>
        </w:numPr>
        <w:spacing w:before="40" w:after="40"/>
        <w:rPr>
          <w:highlight w:val="green"/>
        </w:rPr>
      </w:pPr>
      <w:r w:rsidRPr="00425AF0">
        <w:rPr>
          <w:highlight w:val="green"/>
        </w:rPr>
        <w:t>Rebalancing recommendations on model portfolio drift</w:t>
      </w:r>
    </w:p>
    <w:p w14:paraId="01500C7F" w14:textId="77777777" w:rsidR="005F5911" w:rsidRPr="00425AF0" w:rsidRDefault="005F5911">
      <w:pPr>
        <w:spacing w:before="40" w:after="40"/>
        <w:rPr>
          <w:highlight w:val="green"/>
        </w:rPr>
      </w:pPr>
    </w:p>
    <w:p w14:paraId="76FC15BC" w14:textId="77777777" w:rsidR="005F5911" w:rsidRPr="00425AF0" w:rsidRDefault="00F30925">
      <w:pPr>
        <w:pStyle w:val="Heading2"/>
        <w:pBdr>
          <w:bottom w:val="single" w:sz="4" w:space="2" w:color="D5E8F0"/>
        </w:pBdr>
        <w:rPr>
          <w:highlight w:val="green"/>
        </w:rPr>
      </w:pPr>
      <w:r w:rsidRPr="00425AF0">
        <w:rPr>
          <w:highlight w:val="green"/>
        </w:rPr>
        <w:t>8.11 Model Portfolio Management</w:t>
      </w:r>
    </w:p>
    <w:p w14:paraId="3FDAD6F1" w14:textId="77777777" w:rsidR="005F5911" w:rsidRPr="00425AF0" w:rsidRDefault="00F30925">
      <w:pPr>
        <w:pStyle w:val="ListParagraph"/>
        <w:numPr>
          <w:ilvl w:val="0"/>
          <w:numId w:val="2"/>
        </w:numPr>
        <w:spacing w:before="40" w:after="40"/>
        <w:rPr>
          <w:highlight w:val="green"/>
        </w:rPr>
      </w:pPr>
      <w:r w:rsidRPr="00425AF0">
        <w:rPr>
          <w:highlight w:val="green"/>
        </w:rPr>
        <w:t>Model portfolio creation by investment team</w:t>
      </w:r>
    </w:p>
    <w:p w14:paraId="4974B47E" w14:textId="77777777" w:rsidR="005F5911" w:rsidRPr="00425AF0" w:rsidRDefault="00F30925">
      <w:pPr>
        <w:pStyle w:val="ListParagraph"/>
        <w:numPr>
          <w:ilvl w:val="0"/>
          <w:numId w:val="2"/>
        </w:numPr>
        <w:spacing w:before="40" w:after="40"/>
        <w:rPr>
          <w:highlight w:val="green"/>
        </w:rPr>
      </w:pPr>
      <w:r w:rsidRPr="00425AF0">
        <w:rPr>
          <w:highlight w:val="green"/>
        </w:rPr>
        <w:t>Asset allocation targets with acceptable drift bands</w:t>
      </w:r>
    </w:p>
    <w:p w14:paraId="1D3D108E" w14:textId="77777777" w:rsidR="005F5911" w:rsidRPr="00425AF0" w:rsidRDefault="00F30925">
      <w:pPr>
        <w:pStyle w:val="ListParagraph"/>
        <w:numPr>
          <w:ilvl w:val="0"/>
          <w:numId w:val="2"/>
        </w:numPr>
        <w:spacing w:before="40" w:after="40"/>
        <w:rPr>
          <w:highlight w:val="green"/>
        </w:rPr>
      </w:pPr>
      <w:r w:rsidRPr="00425AF0">
        <w:rPr>
          <w:highlight w:val="green"/>
        </w:rPr>
        <w:t>Version control and change history</w:t>
      </w:r>
    </w:p>
    <w:p w14:paraId="4AB0D5B3" w14:textId="77777777" w:rsidR="005F5911" w:rsidRPr="00425AF0" w:rsidRDefault="00F30925">
      <w:pPr>
        <w:pStyle w:val="ListParagraph"/>
        <w:numPr>
          <w:ilvl w:val="0"/>
          <w:numId w:val="2"/>
        </w:numPr>
        <w:spacing w:before="40" w:after="40"/>
        <w:rPr>
          <w:highlight w:val="green"/>
        </w:rPr>
      </w:pPr>
      <w:r w:rsidRPr="00425AF0">
        <w:rPr>
          <w:highlight w:val="green"/>
        </w:rPr>
        <w:t>Drift monitoring: Alert when portfolio deviates beyond defined threshold</w:t>
      </w:r>
    </w:p>
    <w:p w14:paraId="7D03241E" w14:textId="77777777" w:rsidR="005F5911" w:rsidRPr="00425AF0" w:rsidRDefault="00F30925">
      <w:pPr>
        <w:pStyle w:val="ListParagraph"/>
        <w:numPr>
          <w:ilvl w:val="0"/>
          <w:numId w:val="2"/>
        </w:numPr>
        <w:spacing w:before="40" w:after="40"/>
        <w:rPr>
          <w:highlight w:val="green"/>
        </w:rPr>
      </w:pPr>
      <w:r w:rsidRPr="00425AF0">
        <w:rPr>
          <w:highlight w:val="green"/>
        </w:rPr>
        <w:t>Rebalancing recommendations sent to investor (non-discretionary – investor confirms)</w:t>
      </w:r>
    </w:p>
    <w:p w14:paraId="7C8D88E8" w14:textId="77777777" w:rsidR="005F5911" w:rsidRPr="00425AF0" w:rsidRDefault="00F30925">
      <w:pPr>
        <w:pStyle w:val="ListParagraph"/>
        <w:numPr>
          <w:ilvl w:val="0"/>
          <w:numId w:val="2"/>
        </w:numPr>
        <w:spacing w:before="40" w:after="40"/>
        <w:rPr>
          <w:highlight w:val="green"/>
        </w:rPr>
      </w:pPr>
      <w:r w:rsidRPr="00425AF0">
        <w:rPr>
          <w:highlight w:val="green"/>
        </w:rPr>
        <w:t>Operations portal for model portfolio creation and updates</w:t>
      </w:r>
    </w:p>
    <w:p w14:paraId="5CCA2FC7" w14:textId="77777777" w:rsidR="005F5911" w:rsidRDefault="005F5911">
      <w:pPr>
        <w:spacing w:before="40" w:after="40"/>
      </w:pPr>
    </w:p>
    <w:p w14:paraId="5397DD1A" w14:textId="77777777" w:rsidR="005F5911" w:rsidRDefault="00F30925">
      <w:pPr>
        <w:pStyle w:val="Heading2"/>
        <w:pBdr>
          <w:bottom w:val="single" w:sz="4" w:space="2" w:color="D5E8F0"/>
        </w:pBdr>
      </w:pPr>
      <w:r>
        <w:t>8.12 Engagement &amp; Communication</w:t>
      </w:r>
    </w:p>
    <w:p w14:paraId="040A194C" w14:textId="77777777" w:rsidR="005F5911" w:rsidRDefault="005F5911">
      <w:pPr>
        <w:spacing w:before="40" w:after="40"/>
      </w:pPr>
    </w:p>
    <w:p w14:paraId="12792CD6" w14:textId="77777777" w:rsidR="005F5911" w:rsidRDefault="00F30925">
      <w:pPr>
        <w:pStyle w:val="Heading3"/>
      </w:pPr>
      <w:r>
        <w:t>8.12.1 Notification Framework</w:t>
      </w:r>
    </w:p>
    <w:p w14:paraId="4DB9D85F" w14:textId="77777777" w:rsidR="005F5911" w:rsidRDefault="00F30925">
      <w:pPr>
        <w:pStyle w:val="ListParagraph"/>
        <w:numPr>
          <w:ilvl w:val="0"/>
          <w:numId w:val="2"/>
        </w:numPr>
        <w:spacing w:before="40" w:after="40"/>
      </w:pPr>
      <w:r>
        <w:t>Order confirmations (push + email + WhatsApp opt-in)</w:t>
      </w:r>
    </w:p>
    <w:p w14:paraId="6DAE8B0D" w14:textId="77777777" w:rsidR="005F5911" w:rsidRDefault="00F30925">
      <w:pPr>
        <w:pStyle w:val="ListParagraph"/>
        <w:numPr>
          <w:ilvl w:val="0"/>
          <w:numId w:val="2"/>
        </w:numPr>
        <w:spacing w:before="40" w:after="40"/>
      </w:pPr>
      <w:r>
        <w:t>SIP debit success/failure alerts</w:t>
      </w:r>
    </w:p>
    <w:p w14:paraId="5C196A0E" w14:textId="77777777" w:rsidR="005F5911" w:rsidRDefault="00F30925">
      <w:pPr>
        <w:pStyle w:val="ListParagraph"/>
        <w:numPr>
          <w:ilvl w:val="0"/>
          <w:numId w:val="2"/>
        </w:numPr>
        <w:spacing w:before="40" w:after="40"/>
      </w:pPr>
      <w:r>
        <w:t>SIP upcoming installment reminders (3 days before)</w:t>
      </w:r>
    </w:p>
    <w:p w14:paraId="5606907F" w14:textId="77777777" w:rsidR="005F5911" w:rsidRDefault="00F30925">
      <w:pPr>
        <w:pStyle w:val="ListParagraph"/>
        <w:numPr>
          <w:ilvl w:val="0"/>
          <w:numId w:val="2"/>
        </w:numPr>
        <w:spacing w:before="40" w:after="40"/>
      </w:pPr>
      <w:r>
        <w:t>NAV movement alerts (configurable threshold)</w:t>
      </w:r>
    </w:p>
    <w:p w14:paraId="54E24A2D" w14:textId="77777777" w:rsidR="005F5911" w:rsidRDefault="00F30925">
      <w:pPr>
        <w:pStyle w:val="ListParagraph"/>
        <w:numPr>
          <w:ilvl w:val="0"/>
          <w:numId w:val="2"/>
        </w:numPr>
        <w:spacing w:before="40" w:after="40"/>
      </w:pPr>
      <w:r>
        <w:t>Compliance alerts (FATCA re-certification, KYC expiry, document expiry)</w:t>
      </w:r>
    </w:p>
    <w:p w14:paraId="08448BB9" w14:textId="77777777" w:rsidR="005F5911" w:rsidRDefault="00F30925">
      <w:pPr>
        <w:pStyle w:val="ListParagraph"/>
        <w:numPr>
          <w:ilvl w:val="0"/>
          <w:numId w:val="2"/>
        </w:numPr>
        <w:spacing w:before="40" w:after="40"/>
      </w:pPr>
      <w:r>
        <w:t>DTAA benefit: Document expiry reminder (60 days before TRC expiry)</w:t>
      </w:r>
    </w:p>
    <w:p w14:paraId="48B0F6D9" w14:textId="77777777" w:rsidR="005F5911" w:rsidRDefault="00F30925">
      <w:pPr>
        <w:pStyle w:val="ListParagraph"/>
        <w:numPr>
          <w:ilvl w:val="0"/>
          <w:numId w:val="2"/>
        </w:numPr>
        <w:spacing w:before="40" w:after="40"/>
      </w:pPr>
      <w:r>
        <w:t>Tax season nudges (January–March): Capital gains summary, TDS download reminders</w:t>
      </w:r>
    </w:p>
    <w:p w14:paraId="47FAB6FA" w14:textId="77777777" w:rsidR="005F5911" w:rsidRDefault="00F30925">
      <w:pPr>
        <w:pStyle w:val="ListParagraph"/>
        <w:numPr>
          <w:ilvl w:val="0"/>
          <w:numId w:val="2"/>
        </w:numPr>
        <w:spacing w:before="40" w:after="40"/>
      </w:pPr>
      <w:r>
        <w:t>India festive calendar nudges (Diwali, Ugadi, New Year) – opt-in segment</w:t>
      </w:r>
    </w:p>
    <w:p w14:paraId="784A6DFB" w14:textId="77777777" w:rsidR="005F5911" w:rsidRDefault="00F30925">
      <w:pPr>
        <w:pStyle w:val="ListParagraph"/>
        <w:numPr>
          <w:ilvl w:val="0"/>
          <w:numId w:val="2"/>
        </w:numPr>
        <w:spacing w:before="40" w:after="40"/>
      </w:pPr>
      <w:r>
        <w:t>Goal deviation alerts</w:t>
      </w:r>
    </w:p>
    <w:p w14:paraId="5A6A3C3B" w14:textId="77777777" w:rsidR="005F5911" w:rsidRDefault="005F5911">
      <w:pPr>
        <w:spacing w:before="40" w:after="40"/>
      </w:pPr>
    </w:p>
    <w:p w14:paraId="38957BA0" w14:textId="77777777" w:rsidR="005F5911" w:rsidRDefault="00F30925">
      <w:pPr>
        <w:pStyle w:val="Heading3"/>
      </w:pPr>
      <w:r>
        <w:t>8.12.2 Communication Channels</w:t>
      </w:r>
    </w:p>
    <w:p w14:paraId="59B47AF2" w14:textId="77777777" w:rsidR="005F5911" w:rsidRDefault="00F30925">
      <w:pPr>
        <w:pStyle w:val="ListParagraph"/>
        <w:numPr>
          <w:ilvl w:val="0"/>
          <w:numId w:val="2"/>
        </w:numPr>
        <w:spacing w:before="40" w:after="40"/>
      </w:pPr>
      <w:r>
        <w:t>Push notifications (FCM) – Real-time transactional and marketing (with consent)</w:t>
      </w:r>
    </w:p>
    <w:p w14:paraId="7BDD7D3D" w14:textId="77777777" w:rsidR="005F5911" w:rsidRDefault="00F30925">
      <w:pPr>
        <w:pStyle w:val="ListParagraph"/>
        <w:numPr>
          <w:ilvl w:val="0"/>
          <w:numId w:val="2"/>
        </w:numPr>
        <w:spacing w:before="40" w:after="40"/>
      </w:pPr>
      <w:r>
        <w:t>Email – Transactional, reports, weekly market commentary</w:t>
      </w:r>
    </w:p>
    <w:p w14:paraId="7B1A7981" w14:textId="77777777" w:rsidR="005F5911" w:rsidRDefault="00F30925">
      <w:pPr>
        <w:pStyle w:val="ListParagraph"/>
        <w:numPr>
          <w:ilvl w:val="0"/>
          <w:numId w:val="2"/>
        </w:numPr>
        <w:spacing w:before="40" w:after="40"/>
      </w:pPr>
      <w:r>
        <w:t>SMS – OTPs, critical transaction alerts</w:t>
      </w:r>
    </w:p>
    <w:p w14:paraId="41B43CE1" w14:textId="77777777" w:rsidR="005F5911" w:rsidRDefault="00F30925">
      <w:pPr>
        <w:pStyle w:val="ListParagraph"/>
        <w:numPr>
          <w:ilvl w:val="0"/>
          <w:numId w:val="2"/>
        </w:numPr>
        <w:spacing w:before="40" w:after="40"/>
      </w:pPr>
      <w:r>
        <w:t>WhatsApp (opt-in via WABA) – Portfolio summary, SIP reminders, market updates</w:t>
      </w:r>
    </w:p>
    <w:p w14:paraId="3A9056AF" w14:textId="77777777" w:rsidR="005F5911" w:rsidRDefault="00F30925">
      <w:pPr>
        <w:pStyle w:val="ListParagraph"/>
        <w:numPr>
          <w:ilvl w:val="0"/>
          <w:numId w:val="2"/>
        </w:numPr>
        <w:spacing w:before="40" w:after="40"/>
      </w:pPr>
      <w:r>
        <w:t>In-app banners and content cards – Announcements, new products, education</w:t>
      </w:r>
    </w:p>
    <w:p w14:paraId="4E5A5456" w14:textId="77777777" w:rsidR="005F5911" w:rsidRDefault="005F5911">
      <w:pPr>
        <w:spacing w:before="40" w:after="40"/>
      </w:pPr>
    </w:p>
    <w:p w14:paraId="7A623C22" w14:textId="77777777" w:rsidR="005F5911" w:rsidRPr="00C155F2" w:rsidRDefault="00F30925">
      <w:pPr>
        <w:pStyle w:val="Heading2"/>
        <w:pBdr>
          <w:bottom w:val="single" w:sz="4" w:space="2" w:color="D5E8F0"/>
        </w:pBdr>
        <w:rPr>
          <w:highlight w:val="green"/>
        </w:rPr>
      </w:pPr>
      <w:r w:rsidRPr="00C155F2">
        <w:rPr>
          <w:highlight w:val="green"/>
        </w:rPr>
        <w:t>8.13 Calculators</w:t>
      </w:r>
    </w:p>
    <w:p w14:paraId="25A9DCD7" w14:textId="77777777" w:rsidR="005F5911" w:rsidRPr="00C155F2" w:rsidRDefault="00F30925">
      <w:pPr>
        <w:pStyle w:val="ListParagraph"/>
        <w:numPr>
          <w:ilvl w:val="0"/>
          <w:numId w:val="2"/>
        </w:numPr>
        <w:spacing w:before="40" w:after="40"/>
        <w:rPr>
          <w:highlight w:val="green"/>
        </w:rPr>
      </w:pPr>
      <w:r w:rsidRPr="00C155F2">
        <w:rPr>
          <w:highlight w:val="green"/>
        </w:rPr>
        <w:t>SIP calculator (target corpus / required SIP amount / duration permutations)</w:t>
      </w:r>
    </w:p>
    <w:p w14:paraId="0089DA95" w14:textId="77777777" w:rsidR="005F5911" w:rsidRPr="00C155F2" w:rsidRDefault="00F30925">
      <w:pPr>
        <w:pStyle w:val="ListParagraph"/>
        <w:numPr>
          <w:ilvl w:val="0"/>
          <w:numId w:val="2"/>
        </w:numPr>
        <w:spacing w:before="40" w:after="40"/>
        <w:rPr>
          <w:highlight w:val="green"/>
        </w:rPr>
      </w:pPr>
      <w:r w:rsidRPr="00C155F2">
        <w:rPr>
          <w:highlight w:val="green"/>
        </w:rPr>
        <w:t>Lumpsum calculator (projected growth at expected return)</w:t>
      </w:r>
    </w:p>
    <w:p w14:paraId="43933BA1" w14:textId="77777777" w:rsidR="005F5911" w:rsidRPr="00C155F2" w:rsidRDefault="00F30925">
      <w:pPr>
        <w:pStyle w:val="ListParagraph"/>
        <w:numPr>
          <w:ilvl w:val="0"/>
          <w:numId w:val="2"/>
        </w:numPr>
        <w:spacing w:before="40" w:after="40"/>
        <w:rPr>
          <w:highlight w:val="green"/>
        </w:rPr>
      </w:pPr>
      <w:r w:rsidRPr="00C155F2">
        <w:rPr>
          <w:highlight w:val="green"/>
        </w:rPr>
        <w:t>Retirement planning calculator (inflation-adjusted corpus with SIP/lumpsum mix)</w:t>
      </w:r>
    </w:p>
    <w:p w14:paraId="02635D7E" w14:textId="77777777" w:rsidR="005F5911" w:rsidRPr="00C155F2" w:rsidRDefault="00F30925">
      <w:pPr>
        <w:pStyle w:val="ListParagraph"/>
        <w:numPr>
          <w:ilvl w:val="0"/>
          <w:numId w:val="2"/>
        </w:numPr>
        <w:spacing w:before="40" w:after="40"/>
        <w:rPr>
          <w:highlight w:val="green"/>
        </w:rPr>
      </w:pPr>
      <w:r w:rsidRPr="00C155F2">
        <w:rPr>
          <w:highlight w:val="green"/>
        </w:rPr>
        <w:t>Goal calculator (linked to goal module)</w:t>
      </w:r>
    </w:p>
    <w:p w14:paraId="39066D16" w14:textId="77777777" w:rsidR="005F5911" w:rsidRPr="00C155F2" w:rsidRDefault="00F30925">
      <w:pPr>
        <w:pStyle w:val="ListParagraph"/>
        <w:numPr>
          <w:ilvl w:val="0"/>
          <w:numId w:val="2"/>
        </w:numPr>
        <w:spacing w:before="40" w:after="40"/>
        <w:rPr>
          <w:highlight w:val="green"/>
        </w:rPr>
      </w:pPr>
      <w:r w:rsidRPr="00C155F2">
        <w:rPr>
          <w:highlight w:val="green"/>
        </w:rPr>
        <w:t>Tax impact calculator (NRI-specific: STCG/LTCG, TDS, DTAA benefit)</w:t>
      </w:r>
    </w:p>
    <w:p w14:paraId="4693B551" w14:textId="77777777" w:rsidR="005F5911" w:rsidRPr="00C155F2" w:rsidRDefault="00F30925">
      <w:pPr>
        <w:pStyle w:val="ListParagraph"/>
        <w:numPr>
          <w:ilvl w:val="0"/>
          <w:numId w:val="2"/>
        </w:numPr>
        <w:spacing w:before="40" w:after="40"/>
        <w:rPr>
          <w:highlight w:val="green"/>
        </w:rPr>
      </w:pPr>
      <w:r w:rsidRPr="00C155F2">
        <w:rPr>
          <w:highlight w:val="green"/>
        </w:rPr>
        <w:t>Repatriation planning calculator (NEW): Enter redemption amount → shows estimated TDS, net repatriable, 15CA/15CB requirement, annual limit status</w:t>
      </w:r>
    </w:p>
    <w:p w14:paraId="5629FAC0" w14:textId="6D4EF88E" w:rsidR="00BE3ACD" w:rsidRPr="00C155F2" w:rsidRDefault="00BE3ACD">
      <w:pPr>
        <w:pStyle w:val="ListParagraph"/>
        <w:numPr>
          <w:ilvl w:val="0"/>
          <w:numId w:val="2"/>
        </w:numPr>
        <w:spacing w:before="40" w:after="40"/>
        <w:rPr>
          <w:highlight w:val="green"/>
        </w:rPr>
      </w:pPr>
      <w:r w:rsidRPr="00C155F2">
        <w:rPr>
          <w:highlight w:val="green"/>
        </w:rPr>
        <w:t>SWP calculator</w:t>
      </w:r>
    </w:p>
    <w:p w14:paraId="2B9FCA7B" w14:textId="77777777" w:rsidR="005F5911" w:rsidRDefault="005F5911">
      <w:pPr>
        <w:spacing w:before="40" w:after="40"/>
      </w:pPr>
    </w:p>
    <w:p w14:paraId="2C27934C" w14:textId="77777777" w:rsidR="005F5911" w:rsidRDefault="00F30925">
      <w:pPr>
        <w:pStyle w:val="Heading2"/>
        <w:pBdr>
          <w:bottom w:val="single" w:sz="4" w:space="2" w:color="D5E8F0"/>
        </w:pBdr>
      </w:pPr>
      <w:r>
        <w:t>8.14 DTAA Management Module</w:t>
      </w:r>
    </w:p>
    <w:p w14:paraId="054A9072" w14:textId="321604E4" w:rsidR="005F5911" w:rsidRDefault="00F30925">
      <w:pPr>
        <w:pBdr>
          <w:left w:val="single" w:sz="12" w:space="4" w:color="C55A11"/>
        </w:pBdr>
        <w:shd w:val="clear" w:color="auto" w:fill="FCE4D6"/>
        <w:spacing w:before="80" w:after="80"/>
        <w:ind w:left="180" w:right="120"/>
      </w:pPr>
      <w:r>
        <w:rPr>
          <w:sz w:val="20"/>
          <w:szCs w:val="20"/>
        </w:rPr>
        <w:t>Critical for UAE, Singapore, UK, and Australia NRIs. This module directly impacts TDS deduction and investor Net Returns. High-value differentiator.</w:t>
      </w:r>
    </w:p>
    <w:p w14:paraId="189423FB" w14:textId="77777777" w:rsidR="005F5911" w:rsidRDefault="00F30925">
      <w:pPr>
        <w:pStyle w:val="ListParagraph"/>
        <w:numPr>
          <w:ilvl w:val="0"/>
          <w:numId w:val="2"/>
        </w:numPr>
        <w:spacing w:before="40" w:after="40"/>
      </w:pPr>
      <w:r>
        <w:t>TRC (Tax Residency Certificate) upload: PDF, max 5MB, validity tracked by system</w:t>
      </w:r>
    </w:p>
    <w:p w14:paraId="0635215D" w14:textId="77777777" w:rsidR="005F5911" w:rsidRDefault="00F30925">
      <w:pPr>
        <w:pStyle w:val="ListParagraph"/>
        <w:numPr>
          <w:ilvl w:val="0"/>
          <w:numId w:val="2"/>
        </w:numPr>
        <w:spacing w:before="40" w:after="40"/>
      </w:pPr>
      <w:r>
        <w:t>Form 10F: Digital form filling and upload or pre-filled draft for download and re-upload</w:t>
      </w:r>
    </w:p>
    <w:p w14:paraId="3F4DA3B5" w14:textId="77777777" w:rsidR="005F5911" w:rsidRDefault="00F30925">
      <w:pPr>
        <w:pStyle w:val="ListParagraph"/>
        <w:numPr>
          <w:ilvl w:val="0"/>
          <w:numId w:val="2"/>
        </w:numPr>
        <w:spacing w:before="40" w:after="40"/>
      </w:pPr>
      <w:r>
        <w:t>Validity tracking: System tracks TRC validity period; triggers renewal reminder 60 days before expiry</w:t>
      </w:r>
    </w:p>
    <w:p w14:paraId="208E3611" w14:textId="77777777" w:rsidR="005F5911" w:rsidRDefault="00F30925">
      <w:pPr>
        <w:pStyle w:val="ListParagraph"/>
        <w:numPr>
          <w:ilvl w:val="0"/>
          <w:numId w:val="2"/>
        </w:numPr>
        <w:spacing w:before="40" w:after="40"/>
      </w:pPr>
      <w:r>
        <w:t>DTAA rate application: Automatic application of treaty rate to all redemptions while TRC is valid</w:t>
      </w:r>
    </w:p>
    <w:p w14:paraId="0ABCDF74" w14:textId="77777777" w:rsidR="005F5911" w:rsidRDefault="00F30925">
      <w:pPr>
        <w:pStyle w:val="ListParagraph"/>
        <w:numPr>
          <w:ilvl w:val="0"/>
          <w:numId w:val="2"/>
        </w:numPr>
        <w:spacing w:before="40" w:after="40"/>
      </w:pPr>
      <w:r>
        <w:t>Savings display: "Tax saved via DTAA this financial year: Rs XXXX" – shown on portfolio dashboard</w:t>
      </w:r>
    </w:p>
    <w:p w14:paraId="0AD51E3D" w14:textId="77777777" w:rsidR="005F5911" w:rsidRDefault="00F30925">
      <w:pPr>
        <w:pStyle w:val="ListParagraph"/>
        <w:numPr>
          <w:ilvl w:val="0"/>
          <w:numId w:val="2"/>
        </w:numPr>
        <w:spacing w:before="40" w:after="40"/>
      </w:pPr>
      <w:r>
        <w:t>DTAA document vault: Secure storage of all submitted DTAA documents with version history</w:t>
      </w:r>
    </w:p>
    <w:p w14:paraId="2CF5CD5F" w14:textId="77777777" w:rsidR="005F5911" w:rsidRDefault="00F30925">
      <w:pPr>
        <w:pStyle w:val="ListParagraph"/>
        <w:numPr>
          <w:ilvl w:val="0"/>
          <w:numId w:val="2"/>
        </w:numPr>
        <w:spacing w:before="40" w:after="40"/>
      </w:pPr>
      <w:r>
        <w:t>Compliance team review: All TRC documents reviewed and approved by compliance before treaty rates apply</w:t>
      </w:r>
    </w:p>
    <w:p w14:paraId="6CD48CBA" w14:textId="77777777" w:rsidR="005F5911" w:rsidRDefault="00F30925">
      <w:pPr>
        <w:pStyle w:val="ListParagraph"/>
        <w:numPr>
          <w:ilvl w:val="0"/>
          <w:numId w:val="2"/>
        </w:numPr>
        <w:spacing w:before="40" w:after="40"/>
      </w:pPr>
      <w:r>
        <w:t>Audit trail: All DTAA rate applications logged for tax audit readiness</w:t>
      </w:r>
    </w:p>
    <w:p w14:paraId="3127A5E5" w14:textId="77777777" w:rsidR="005F5911" w:rsidRDefault="005F5911">
      <w:pPr>
        <w:spacing w:before="40" w:after="40"/>
      </w:pPr>
    </w:p>
    <w:p w14:paraId="59141270" w14:textId="77777777" w:rsidR="005F5911" w:rsidRDefault="00F30925">
      <w:pPr>
        <w:pStyle w:val="Heading2"/>
        <w:pBdr>
          <w:bottom w:val="single" w:sz="4" w:space="2" w:color="D5E8F0"/>
        </w:pBdr>
      </w:pPr>
      <w:r>
        <w:t>8.15 Nominee Management Module</w:t>
      </w:r>
    </w:p>
    <w:p w14:paraId="72144121" w14:textId="0402A65E" w:rsidR="005F5911" w:rsidRDefault="00F30925">
      <w:pPr>
        <w:pBdr>
          <w:left w:val="single" w:sz="12" w:space="4" w:color="C55A11"/>
        </w:pBdr>
        <w:shd w:val="clear" w:color="auto" w:fill="FCE4D6"/>
        <w:spacing w:before="80" w:after="80"/>
        <w:ind w:left="180" w:right="120"/>
      </w:pPr>
      <w:r>
        <w:rPr>
          <w:sz w:val="20"/>
          <w:szCs w:val="20"/>
        </w:rPr>
        <w:t>Critical for NRI investors. Nominee registration, modification, and death claim initiation must be supported in-app.</w:t>
      </w:r>
    </w:p>
    <w:p w14:paraId="0E138527" w14:textId="77777777" w:rsidR="005F5911" w:rsidRDefault="00F30925">
      <w:pPr>
        <w:pStyle w:val="ListParagraph"/>
        <w:numPr>
          <w:ilvl w:val="0"/>
          <w:numId w:val="2"/>
        </w:numPr>
        <w:spacing w:before="40" w:after="40"/>
      </w:pPr>
      <w:r>
        <w:t>Nominee addition: Name, relationship, date of birth, address (up to 3 nominees)</w:t>
      </w:r>
    </w:p>
    <w:p w14:paraId="1DE7EDE1" w14:textId="77777777" w:rsidR="005F5911" w:rsidRDefault="00F30925">
      <w:pPr>
        <w:pStyle w:val="ListParagraph"/>
        <w:numPr>
          <w:ilvl w:val="0"/>
          <w:numId w:val="2"/>
        </w:numPr>
        <w:spacing w:before="40" w:after="40"/>
      </w:pPr>
      <w:r>
        <w:t>Percentage allocation: If multiple nominees, total must = 100%</w:t>
      </w:r>
    </w:p>
    <w:p w14:paraId="659D99DE" w14:textId="77777777" w:rsidR="005F5911" w:rsidRDefault="00F30925">
      <w:pPr>
        <w:pStyle w:val="ListParagraph"/>
        <w:numPr>
          <w:ilvl w:val="0"/>
          <w:numId w:val="2"/>
        </w:numPr>
        <w:spacing w:before="40" w:after="40"/>
      </w:pPr>
      <w:r>
        <w:t>Guardian for minor nominee: If nominee is &lt; 18 years, guardian name and details required</w:t>
      </w:r>
    </w:p>
    <w:p w14:paraId="6A24BE46" w14:textId="77777777" w:rsidR="005F5911" w:rsidRDefault="00F30925">
      <w:pPr>
        <w:pStyle w:val="ListParagraph"/>
        <w:numPr>
          <w:ilvl w:val="0"/>
          <w:numId w:val="2"/>
        </w:numPr>
        <w:spacing w:before="40" w:after="40"/>
      </w:pPr>
      <w:r>
        <w:t>Nomination applicable across all folios on the platform; folio-level override available</w:t>
      </w:r>
    </w:p>
    <w:p w14:paraId="1EA48176" w14:textId="77777777" w:rsidR="005F5911" w:rsidRDefault="00F30925">
      <w:pPr>
        <w:pStyle w:val="ListParagraph"/>
        <w:numPr>
          <w:ilvl w:val="0"/>
          <w:numId w:val="2"/>
        </w:numPr>
        <w:spacing w:before="40" w:after="40"/>
      </w:pPr>
      <w:r>
        <w:t>Nomination modification: Online modification with e-sign and OTP confirmation</w:t>
      </w:r>
    </w:p>
    <w:p w14:paraId="28075347" w14:textId="77777777" w:rsidR="005F5911" w:rsidRDefault="00F30925">
      <w:pPr>
        <w:pStyle w:val="ListParagraph"/>
        <w:numPr>
          <w:ilvl w:val="0"/>
          <w:numId w:val="2"/>
        </w:numPr>
        <w:spacing w:before="40" w:after="40"/>
      </w:pPr>
      <w:r>
        <w:t>Opt-out of nomination: Explicit consent required with regulatory disclaimer</w:t>
      </w:r>
    </w:p>
    <w:p w14:paraId="3C12823E" w14:textId="77777777" w:rsidR="005F5911" w:rsidRDefault="00F30925">
      <w:pPr>
        <w:pStyle w:val="ListParagraph"/>
        <w:numPr>
          <w:ilvl w:val="0"/>
          <w:numId w:val="2"/>
        </w:numPr>
        <w:spacing w:before="40" w:after="40"/>
      </w:pPr>
      <w:r>
        <w:t>Death claim initiation: Survivor/nominee can initiate transmission claim with document upload</w:t>
      </w:r>
    </w:p>
    <w:p w14:paraId="2D1B47E3" w14:textId="77777777" w:rsidR="005F5911" w:rsidRDefault="00F30925">
      <w:pPr>
        <w:pStyle w:val="ListParagraph"/>
        <w:numPr>
          <w:ilvl w:val="0"/>
          <w:numId w:val="2"/>
        </w:numPr>
        <w:spacing w:before="40" w:after="40"/>
      </w:pPr>
      <w:r>
        <w:t>Operations workflow for death claim processing by back-office team</w:t>
      </w:r>
    </w:p>
    <w:p w14:paraId="0AA18E42" w14:textId="77777777" w:rsidR="005F5911" w:rsidRDefault="005F5911">
      <w:pPr>
        <w:spacing w:before="40" w:after="40"/>
      </w:pPr>
    </w:p>
    <w:p w14:paraId="72DB35B1" w14:textId="77777777" w:rsidR="005F5911" w:rsidRDefault="00F30925">
      <w:pPr>
        <w:pStyle w:val="Heading2"/>
        <w:pBdr>
          <w:bottom w:val="single" w:sz="4" w:space="2" w:color="D5E8F0"/>
        </w:pBdr>
      </w:pPr>
      <w:r>
        <w:t>8.16 KYC Lifecycle Management Module</w:t>
      </w:r>
    </w:p>
    <w:p w14:paraId="5EA7BE96" w14:textId="17C9E052" w:rsidR="005F5911" w:rsidRDefault="00F30925">
      <w:pPr>
        <w:pBdr>
          <w:left w:val="single" w:sz="12" w:space="4" w:color="C55A11"/>
        </w:pBdr>
        <w:shd w:val="clear" w:color="auto" w:fill="FCE4D6"/>
        <w:spacing w:before="80" w:after="80"/>
        <w:ind w:left="180" w:right="120"/>
      </w:pPr>
      <w:r>
        <w:rPr>
          <w:sz w:val="20"/>
          <w:szCs w:val="20"/>
        </w:rPr>
        <w:t>NRIs frequently change countries, passports expire, and overseas addresses change. The platform must proactively manage KYC validity and trigger re-KYC seamlessly.</w:t>
      </w:r>
    </w:p>
    <w:p w14:paraId="644760EC" w14:textId="77777777" w:rsidR="005F5911" w:rsidRDefault="00F30925">
      <w:pPr>
        <w:pStyle w:val="ListParagraph"/>
        <w:numPr>
          <w:ilvl w:val="0"/>
          <w:numId w:val="2"/>
        </w:numPr>
        <w:spacing w:before="40" w:after="40"/>
      </w:pPr>
      <w:r>
        <w:t>Document expiry tracking: Passport, Visa, OCI – system tracks validity and alerts 90 days before expiry</w:t>
      </w:r>
    </w:p>
    <w:p w14:paraId="215E352C" w14:textId="77777777" w:rsidR="005F5911" w:rsidRDefault="00F30925">
      <w:pPr>
        <w:pStyle w:val="ListParagraph"/>
        <w:numPr>
          <w:ilvl w:val="0"/>
          <w:numId w:val="2"/>
        </w:numPr>
        <w:spacing w:before="40" w:after="40"/>
      </w:pPr>
      <w:r>
        <w:t>Address change workflow: NRI can update overseas address online; document re-upload required; compliance team reviews</w:t>
      </w:r>
    </w:p>
    <w:p w14:paraId="362AA0FE" w14:textId="77777777" w:rsidR="005F5911" w:rsidRDefault="00F30925">
      <w:pPr>
        <w:pStyle w:val="ListParagraph"/>
        <w:numPr>
          <w:ilvl w:val="0"/>
          <w:numId w:val="2"/>
        </w:numPr>
        <w:spacing w:before="40" w:after="40"/>
      </w:pPr>
      <w:r>
        <w:t>Country of residence change: Triggers full KYC review; FATCA/CRS re-declaration; NRE/NRO account re-tagging assessment</w:t>
      </w:r>
    </w:p>
    <w:p w14:paraId="1C6EF91B" w14:textId="77777777" w:rsidR="005F5911" w:rsidRDefault="00F30925">
      <w:pPr>
        <w:pStyle w:val="ListParagraph"/>
        <w:numPr>
          <w:ilvl w:val="0"/>
          <w:numId w:val="2"/>
        </w:numPr>
        <w:spacing w:before="40" w:after="40"/>
      </w:pPr>
      <w:r>
        <w:t>Re-KYC trigger: SEBI periodic re-KYC requirement (currently not periodic for MF – monitor regulatory updates)</w:t>
      </w:r>
    </w:p>
    <w:p w14:paraId="68574990" w14:textId="77777777" w:rsidR="005F5911" w:rsidRDefault="00F30925">
      <w:pPr>
        <w:pStyle w:val="ListParagraph"/>
        <w:numPr>
          <w:ilvl w:val="0"/>
          <w:numId w:val="2"/>
        </w:numPr>
        <w:spacing w:before="40" w:after="40"/>
      </w:pPr>
      <w:r>
        <w:t>Transaction restriction during re-KYC: Only redemptions permitted; purchases blocked (configurable based on reason for restriction)</w:t>
      </w:r>
    </w:p>
    <w:p w14:paraId="77AE0176" w14:textId="77777777" w:rsidR="005F5911" w:rsidRDefault="00F30925">
      <w:pPr>
        <w:pStyle w:val="ListParagraph"/>
        <w:numPr>
          <w:ilvl w:val="0"/>
          <w:numId w:val="2"/>
        </w:numPr>
        <w:spacing w:before="40" w:after="40"/>
      </w:pPr>
      <w:r>
        <w:t>Operations queue for re-KYC management with SLA tracking</w:t>
      </w:r>
    </w:p>
    <w:p w14:paraId="697AF823" w14:textId="77777777" w:rsidR="005F5911" w:rsidRDefault="00F30925">
      <w:pPr>
        <w:pStyle w:val="ListParagraph"/>
        <w:numPr>
          <w:ilvl w:val="0"/>
          <w:numId w:val="2"/>
        </w:numPr>
        <w:spacing w:before="40" w:after="40"/>
      </w:pPr>
      <w:r>
        <w:t>NRI to Resident conversion: If NRI becomes resident, separate workflow to convert account, close NRE account, and update tax treatment</w:t>
      </w:r>
    </w:p>
    <w:p w14:paraId="2D8E42B0" w14:textId="77777777" w:rsidR="005F5911" w:rsidRDefault="005F5911">
      <w:pPr>
        <w:spacing w:before="40" w:after="40"/>
      </w:pPr>
    </w:p>
    <w:p w14:paraId="45A129F6" w14:textId="77777777" w:rsidR="005F5911" w:rsidRDefault="00F30925">
      <w:pPr>
        <w:pStyle w:val="Heading2"/>
        <w:pBdr>
          <w:bottom w:val="single" w:sz="4" w:space="2" w:color="D5E8F0"/>
        </w:pBdr>
      </w:pPr>
      <w:r>
        <w:t>8.17 Customer Support Module</w:t>
      </w:r>
    </w:p>
    <w:p w14:paraId="52D39BE8" w14:textId="41A977D7" w:rsidR="005F5911" w:rsidRDefault="00F30925">
      <w:pPr>
        <w:pBdr>
          <w:left w:val="single" w:sz="12" w:space="4" w:color="C55A11"/>
        </w:pBdr>
        <w:shd w:val="clear" w:color="auto" w:fill="FCE4D6"/>
        <w:spacing w:before="80" w:after="80"/>
        <w:ind w:left="180" w:right="120"/>
      </w:pPr>
      <w:r>
        <w:rPr>
          <w:sz w:val="20"/>
          <w:szCs w:val="20"/>
        </w:rPr>
        <w:t>Customer support infrastructure is mandatory for regulatory compliance (SEBI investor protection) and NRI client trust.</w:t>
      </w:r>
    </w:p>
    <w:p w14:paraId="1B10EF72" w14:textId="77777777" w:rsidR="005F5911" w:rsidRDefault="00F30925">
      <w:pPr>
        <w:pStyle w:val="ListParagraph"/>
        <w:numPr>
          <w:ilvl w:val="0"/>
          <w:numId w:val="2"/>
        </w:numPr>
        <w:spacing w:before="40" w:after="40"/>
      </w:pPr>
      <w:r>
        <w:t>In-app ticket creation: Category selection (KYC, Transaction, Payout, Report, Technical, Other)</w:t>
      </w:r>
    </w:p>
    <w:p w14:paraId="73BEABEC" w14:textId="77777777" w:rsidR="005F5911" w:rsidRDefault="00F30925">
      <w:pPr>
        <w:pStyle w:val="ListParagraph"/>
        <w:numPr>
          <w:ilvl w:val="0"/>
          <w:numId w:val="2"/>
        </w:numPr>
        <w:spacing w:before="40" w:after="40"/>
      </w:pPr>
      <w:r>
        <w:t>Ticket management: Status tracking, updates, estimated resolution time</w:t>
      </w:r>
    </w:p>
    <w:p w14:paraId="74D66FD2" w14:textId="77777777" w:rsidR="005F5911" w:rsidRDefault="00F30925">
      <w:pPr>
        <w:pStyle w:val="ListParagraph"/>
        <w:numPr>
          <w:ilvl w:val="0"/>
          <w:numId w:val="2"/>
        </w:numPr>
        <w:spacing w:before="40" w:after="40"/>
      </w:pPr>
      <w:r>
        <w:t>Helpdesk integration: Freshdesk / Zendesk integration for agent-side ticket management</w:t>
      </w:r>
    </w:p>
    <w:p w14:paraId="618CCB7D" w14:textId="65ED1B0E" w:rsidR="005F5911" w:rsidRDefault="00F30925">
      <w:pPr>
        <w:pStyle w:val="ListParagraph"/>
        <w:numPr>
          <w:ilvl w:val="0"/>
          <w:numId w:val="2"/>
        </w:numPr>
        <w:spacing w:before="40" w:after="40"/>
      </w:pPr>
      <w:r>
        <w:t xml:space="preserve">Callback scheduling: NRI can schedule a callback with </w:t>
      </w:r>
      <w:r w:rsidR="0028303B">
        <w:t>time zone</w:t>
      </w:r>
      <w:r>
        <w:t xml:space="preserve"> selection</w:t>
      </w:r>
    </w:p>
    <w:p w14:paraId="71677284" w14:textId="77777777" w:rsidR="005F5911" w:rsidRDefault="00F30925">
      <w:pPr>
        <w:pStyle w:val="ListParagraph"/>
        <w:numPr>
          <w:ilvl w:val="0"/>
          <w:numId w:val="2"/>
        </w:numPr>
        <w:spacing w:before="40" w:after="40"/>
      </w:pPr>
      <w:r>
        <w:t>Chat support: In-app chat with support agent (agent availability: business hours IST; async mode otherwise)</w:t>
      </w:r>
    </w:p>
    <w:p w14:paraId="28A138AD" w14:textId="77777777" w:rsidR="005F5911" w:rsidRDefault="00F30925">
      <w:pPr>
        <w:pStyle w:val="ListParagraph"/>
        <w:numPr>
          <w:ilvl w:val="0"/>
          <w:numId w:val="2"/>
        </w:numPr>
        <w:spacing w:before="40" w:after="40"/>
      </w:pPr>
      <w:r>
        <w:t>Self-service help center: FAQ organized by category (Onboarding, SIP, Tax, Repatriation, Technical)</w:t>
      </w:r>
    </w:p>
    <w:p w14:paraId="4C080F1A" w14:textId="77777777" w:rsidR="005F5911" w:rsidRDefault="00F30925">
      <w:pPr>
        <w:pStyle w:val="ListParagraph"/>
        <w:numPr>
          <w:ilvl w:val="0"/>
          <w:numId w:val="2"/>
        </w:numPr>
        <w:spacing w:before="40" w:after="40"/>
      </w:pPr>
      <w:r>
        <w:t>SEBI SCORES integration: High-severity complaints auto-routed to SCORES portal for regulatory tracking</w:t>
      </w:r>
    </w:p>
    <w:p w14:paraId="6C383282" w14:textId="77777777" w:rsidR="005F5911" w:rsidRDefault="00F30925">
      <w:pPr>
        <w:pStyle w:val="ListParagraph"/>
        <w:numPr>
          <w:ilvl w:val="0"/>
          <w:numId w:val="2"/>
        </w:numPr>
        <w:spacing w:before="40" w:after="40"/>
      </w:pPr>
      <w:r>
        <w:t>Escalation matrix: Defined escalation from L1 Support → Operations → Compliance → Grievance Officer</w:t>
      </w:r>
    </w:p>
    <w:p w14:paraId="42F68BCE" w14:textId="77777777" w:rsidR="005F5911" w:rsidRDefault="00F30925">
      <w:pPr>
        <w:pStyle w:val="ListParagraph"/>
        <w:numPr>
          <w:ilvl w:val="0"/>
          <w:numId w:val="2"/>
        </w:numPr>
        <w:spacing w:before="40" w:after="40"/>
      </w:pPr>
      <w:r>
        <w:t>Investor Grievance Redressal: Designated Grievance Officer per SEBI requirement with contact details displayed in-app</w:t>
      </w:r>
    </w:p>
    <w:p w14:paraId="075E2AF1" w14:textId="77777777" w:rsidR="005F5911" w:rsidRDefault="00F30925">
      <w:pPr>
        <w:pStyle w:val="ListParagraph"/>
        <w:numPr>
          <w:ilvl w:val="0"/>
          <w:numId w:val="2"/>
        </w:numPr>
        <w:spacing w:before="40" w:after="40"/>
      </w:pPr>
      <w:r>
        <w:t>Support SLAs: L1 response within 24 hours; L2 resolution within 72 hours; SEBI complaints within 30 days</w:t>
      </w:r>
    </w:p>
    <w:p w14:paraId="42A20F81" w14:textId="77777777" w:rsidR="005F5911" w:rsidRDefault="005F5911">
      <w:pPr>
        <w:spacing w:before="40" w:after="40"/>
      </w:pPr>
    </w:p>
    <w:p w14:paraId="5E39AB4B" w14:textId="77777777" w:rsidR="005F5911" w:rsidRDefault="00F30925">
      <w:pPr>
        <w:pStyle w:val="Heading2"/>
        <w:pBdr>
          <w:bottom w:val="single" w:sz="4" w:space="2" w:color="D5E8F0"/>
        </w:pBdr>
      </w:pPr>
      <w:r>
        <w:t>8.18 Fraud &amp; Risk Controls Module</w:t>
      </w:r>
    </w:p>
    <w:p w14:paraId="656D3782" w14:textId="393FCB4F" w:rsidR="005F5911" w:rsidRDefault="00F30925">
      <w:pPr>
        <w:pBdr>
          <w:left w:val="single" w:sz="12" w:space="4" w:color="C55A11"/>
        </w:pBdr>
        <w:shd w:val="clear" w:color="auto" w:fill="FCE4D6"/>
        <w:spacing w:before="80" w:after="80"/>
        <w:ind w:left="180" w:right="120"/>
      </w:pPr>
      <w:r>
        <w:rPr>
          <w:sz w:val="20"/>
          <w:szCs w:val="20"/>
        </w:rPr>
        <w:t>Financial platform serving overseas users requires robust fraud detection and device trust management.</w:t>
      </w:r>
    </w:p>
    <w:p w14:paraId="29F75935" w14:textId="77777777" w:rsidR="005F5911" w:rsidRDefault="00F30925">
      <w:pPr>
        <w:pStyle w:val="ListParagraph"/>
        <w:numPr>
          <w:ilvl w:val="0"/>
          <w:numId w:val="2"/>
        </w:numPr>
        <w:spacing w:before="40" w:after="40"/>
      </w:pPr>
      <w:r>
        <w:t>Device fingerprinting: Trusted device registration on first login; alerts on new device login</w:t>
      </w:r>
    </w:p>
    <w:p w14:paraId="11261E13" w14:textId="77777777" w:rsidR="005F5911" w:rsidRDefault="00F30925">
      <w:pPr>
        <w:pStyle w:val="ListParagraph"/>
        <w:numPr>
          <w:ilvl w:val="0"/>
          <w:numId w:val="2"/>
        </w:numPr>
        <w:spacing w:before="40" w:after="40"/>
      </w:pPr>
      <w:r>
        <w:t>Session management: Auto-logout after 15 minutes inactivity; concurrent session limit (configurable; recommend 2 active sessions maximum)</w:t>
      </w:r>
    </w:p>
    <w:p w14:paraId="7E5C6DE1" w14:textId="77777777" w:rsidR="005F5911" w:rsidRDefault="00F30925">
      <w:pPr>
        <w:pStyle w:val="ListParagraph"/>
        <w:numPr>
          <w:ilvl w:val="0"/>
          <w:numId w:val="2"/>
        </w:numPr>
        <w:spacing w:before="40" w:after="40"/>
      </w:pPr>
      <w:r>
        <w:t>Transaction velocity limits: Configurable daily and monthly limits per account type; breach triggers manual review</w:t>
      </w:r>
    </w:p>
    <w:p w14:paraId="3AF04CAC" w14:textId="77777777" w:rsidR="005F5911" w:rsidRDefault="00F30925">
      <w:pPr>
        <w:pStyle w:val="ListParagraph"/>
        <w:numPr>
          <w:ilvl w:val="0"/>
          <w:numId w:val="2"/>
        </w:numPr>
        <w:spacing w:before="40" w:after="40"/>
      </w:pPr>
      <w:r>
        <w:t>Large redemption approval: Redemptions above configured threshold (e.g., Rs 25 lakh) require OTP + additional confirmation step; high-value transactions flagged for Operations review</w:t>
      </w:r>
    </w:p>
    <w:p w14:paraId="2FBA26BF" w14:textId="77777777" w:rsidR="005F5911" w:rsidRDefault="00F30925">
      <w:pPr>
        <w:pStyle w:val="ListParagraph"/>
        <w:numPr>
          <w:ilvl w:val="0"/>
          <w:numId w:val="2"/>
        </w:numPr>
        <w:spacing w:before="40" w:after="40"/>
      </w:pPr>
      <w:r>
        <w:t>Geographic anomaly detection: Alert on access from unusual countries (e.g., sudden login from a country not matching stated country of residence)</w:t>
      </w:r>
    </w:p>
    <w:p w14:paraId="136D3313" w14:textId="77777777" w:rsidR="005F5911" w:rsidRDefault="00F30925">
      <w:pPr>
        <w:pStyle w:val="ListParagraph"/>
        <w:numPr>
          <w:ilvl w:val="0"/>
          <w:numId w:val="2"/>
        </w:numPr>
        <w:spacing w:before="40" w:after="40"/>
      </w:pPr>
      <w:r>
        <w:t>IP geofencing: Soft block on access from OFAC-sanctioned countries with alert</w:t>
      </w:r>
    </w:p>
    <w:p w14:paraId="5F4D1087" w14:textId="77777777" w:rsidR="005F5911" w:rsidRDefault="00F30925">
      <w:pPr>
        <w:pStyle w:val="ListParagraph"/>
        <w:numPr>
          <w:ilvl w:val="0"/>
          <w:numId w:val="2"/>
        </w:numPr>
        <w:spacing w:before="40" w:after="40"/>
      </w:pPr>
      <w:r>
        <w:t>Phishing protection: Anti-phishing banners; user-specific security phrase display</w:t>
      </w:r>
    </w:p>
    <w:p w14:paraId="2A8006D3" w14:textId="77777777" w:rsidR="005F5911" w:rsidRDefault="00F30925">
      <w:pPr>
        <w:pStyle w:val="ListParagraph"/>
        <w:numPr>
          <w:ilvl w:val="0"/>
          <w:numId w:val="2"/>
        </w:numPr>
        <w:spacing w:before="40" w:after="40"/>
      </w:pPr>
      <w:r>
        <w:t>Suspicious activity reporting: Automated flagging to AML/Compliance team for SARs (Suspicious Activity Reports) as required under PMLA</w:t>
      </w:r>
    </w:p>
    <w:p w14:paraId="0C92A931" w14:textId="77777777" w:rsidR="005F5911" w:rsidRDefault="005F5911">
      <w:pPr>
        <w:spacing w:before="40" w:after="40"/>
      </w:pPr>
    </w:p>
    <w:p w14:paraId="71717CC9" w14:textId="77777777" w:rsidR="005F5911" w:rsidRDefault="00F30925">
      <w:pPr>
        <w:pStyle w:val="Heading2"/>
        <w:pBdr>
          <w:bottom w:val="single" w:sz="4" w:space="2" w:color="D5E8F0"/>
        </w:pBdr>
      </w:pPr>
      <w:r>
        <w:t>8.19 Relationship Manager (RM) Portal</w:t>
      </w:r>
    </w:p>
    <w:p w14:paraId="29CD2FDE" w14:textId="7F8FD582" w:rsidR="005F5911" w:rsidRDefault="00F30925">
      <w:pPr>
        <w:pBdr>
          <w:left w:val="single" w:sz="12" w:space="4" w:color="C55A11"/>
        </w:pBdr>
        <w:shd w:val="clear" w:color="auto" w:fill="FCE4D6"/>
        <w:spacing w:before="80" w:after="80"/>
        <w:ind w:left="180" w:right="120"/>
      </w:pPr>
      <w:r>
        <w:rPr>
          <w:sz w:val="20"/>
          <w:szCs w:val="20"/>
        </w:rPr>
        <w:t>RM-assisted DIY is a key acquisition channel. RM portal enables assisted service without giving RMs execution authority (maintaining DIY-compliance).</w:t>
      </w:r>
    </w:p>
    <w:p w14:paraId="3FB23370" w14:textId="77777777" w:rsidR="005F5911" w:rsidRDefault="00F30925">
      <w:pPr>
        <w:pStyle w:val="ListParagraph"/>
        <w:numPr>
          <w:ilvl w:val="0"/>
          <w:numId w:val="2"/>
        </w:numPr>
        <w:spacing w:before="40" w:after="40"/>
      </w:pPr>
      <w:r>
        <w:t>Client portfolio view: Full read-only portfolio view for assigned clients</w:t>
      </w:r>
    </w:p>
    <w:p w14:paraId="326C16B8" w14:textId="77777777" w:rsidR="005F5911" w:rsidRDefault="00F30925">
      <w:pPr>
        <w:pStyle w:val="ListParagraph"/>
        <w:numPr>
          <w:ilvl w:val="0"/>
          <w:numId w:val="2"/>
        </w:numPr>
        <w:spacing w:before="40" w:after="40"/>
      </w:pPr>
      <w:r>
        <w:t>Transaction history and SIP schedule view</w:t>
      </w:r>
    </w:p>
    <w:p w14:paraId="77B0722C" w14:textId="77777777" w:rsidR="005F5911" w:rsidRDefault="00F30925">
      <w:pPr>
        <w:pStyle w:val="ListParagraph"/>
        <w:numPr>
          <w:ilvl w:val="0"/>
          <w:numId w:val="2"/>
        </w:numPr>
        <w:spacing w:before="40" w:after="40"/>
      </w:pPr>
      <w:r>
        <w:t>KYC status and document completeness view</w:t>
      </w:r>
    </w:p>
    <w:p w14:paraId="47190050" w14:textId="77777777" w:rsidR="005F5911" w:rsidRDefault="00F30925">
      <w:pPr>
        <w:pStyle w:val="ListParagraph"/>
        <w:numPr>
          <w:ilvl w:val="0"/>
          <w:numId w:val="2"/>
        </w:numPr>
        <w:spacing w:before="40" w:after="40"/>
      </w:pPr>
      <w:r>
        <w:t>Assisted transaction initiation: RM can initiate a transaction request; investor receives notification to confirm and authorize via app (investor always the final authorizer – EUIN captured)</w:t>
      </w:r>
    </w:p>
    <w:p w14:paraId="252DE07F" w14:textId="77777777" w:rsidR="005F5911" w:rsidRDefault="00F30925">
      <w:pPr>
        <w:pStyle w:val="ListParagraph"/>
        <w:numPr>
          <w:ilvl w:val="0"/>
          <w:numId w:val="2"/>
        </w:numPr>
        <w:spacing w:before="40" w:after="40"/>
      </w:pPr>
      <w:r>
        <w:t>Communication log: All RM-client interactions logged with timestamp for compliance audit</w:t>
      </w:r>
    </w:p>
    <w:p w14:paraId="6C0A1D09" w14:textId="77777777" w:rsidR="005F5911" w:rsidRDefault="00F30925">
      <w:pPr>
        <w:pStyle w:val="ListParagraph"/>
        <w:numPr>
          <w:ilvl w:val="0"/>
          <w:numId w:val="2"/>
        </w:numPr>
        <w:spacing w:before="40" w:after="40"/>
      </w:pPr>
      <w:r>
        <w:t>Client segmentation view: RM dashboard showing AUM, activity score, at-risk clients (inactive, SIP bounce)</w:t>
      </w:r>
    </w:p>
    <w:p w14:paraId="5B08C540" w14:textId="77777777" w:rsidR="005F5911" w:rsidRDefault="00F30925">
      <w:pPr>
        <w:pStyle w:val="ListParagraph"/>
        <w:numPr>
          <w:ilvl w:val="0"/>
          <w:numId w:val="2"/>
        </w:numPr>
        <w:spacing w:before="40" w:after="40"/>
      </w:pPr>
      <w:r>
        <w:t>Escalation tool: RM can escalate KYC / compliance issues to respective teams</w:t>
      </w:r>
    </w:p>
    <w:p w14:paraId="7A840023" w14:textId="77777777" w:rsidR="005F5911" w:rsidRDefault="00F30925">
      <w:pPr>
        <w:pStyle w:val="ListParagraph"/>
        <w:numPr>
          <w:ilvl w:val="0"/>
          <w:numId w:val="2"/>
        </w:numPr>
        <w:spacing w:before="40" w:after="40"/>
      </w:pPr>
      <w:r>
        <w:t>Access control: RM can only view assigned clients; no cross-RM access</w:t>
      </w:r>
    </w:p>
    <w:p w14:paraId="1EF1FE23" w14:textId="77777777" w:rsidR="00961830" w:rsidRDefault="00961830" w:rsidP="00961830">
      <w:pPr>
        <w:spacing w:before="40" w:after="40"/>
      </w:pPr>
    </w:p>
    <w:p w14:paraId="4C076AC6" w14:textId="77777777" w:rsidR="005F5911" w:rsidRDefault="00F30925">
      <w:pPr>
        <w:pStyle w:val="Heading2"/>
        <w:pBdr>
          <w:bottom w:val="single" w:sz="4" w:space="2" w:color="D5E8F0"/>
        </w:pBdr>
      </w:pPr>
      <w:r>
        <w:t>8.20 Analytics, CRM &amp; A/B Testing Module</w:t>
      </w:r>
    </w:p>
    <w:p w14:paraId="539818C7" w14:textId="43007991" w:rsidR="005F5911" w:rsidRDefault="00F30925">
      <w:pPr>
        <w:pBdr>
          <w:left w:val="single" w:sz="12" w:space="4" w:color="C55A11"/>
        </w:pBdr>
        <w:shd w:val="clear" w:color="auto" w:fill="FCE4D6"/>
        <w:spacing w:before="80" w:after="80"/>
        <w:ind w:left="180" w:right="120"/>
      </w:pPr>
      <w:r>
        <w:rPr>
          <w:sz w:val="20"/>
          <w:szCs w:val="20"/>
        </w:rPr>
        <w:t>Critical for D2C platform optimization. Without this, the team cannot measure or improve the acquisition-to-investment funnel.</w:t>
      </w:r>
    </w:p>
    <w:p w14:paraId="0CFB64E2" w14:textId="77777777" w:rsidR="005F5911" w:rsidRDefault="00F30925">
      <w:pPr>
        <w:pStyle w:val="ListParagraph"/>
        <w:numPr>
          <w:ilvl w:val="0"/>
          <w:numId w:val="2"/>
        </w:numPr>
        <w:spacing w:before="40" w:after="40"/>
      </w:pPr>
      <w:r>
        <w:t>Event tracking schema: Define all key events (App Install, Signup Start, KYC Initiated, KYC Completed, First Investment, SIP Setup, etc.) with properties</w:t>
      </w:r>
    </w:p>
    <w:p w14:paraId="2359FCBB" w14:textId="77777777" w:rsidR="005F5911" w:rsidRDefault="00F30925">
      <w:pPr>
        <w:pStyle w:val="ListParagraph"/>
        <w:numPr>
          <w:ilvl w:val="0"/>
          <w:numId w:val="2"/>
        </w:numPr>
        <w:spacing w:before="40" w:after="40"/>
      </w:pPr>
      <w:r>
        <w:t>Funnel dashboards: Install → Signup → KYC → First Investment → SIP Activation</w:t>
      </w:r>
    </w:p>
    <w:p w14:paraId="4E41687A" w14:textId="77777777" w:rsidR="005F5911" w:rsidRDefault="00F30925">
      <w:pPr>
        <w:pStyle w:val="ListParagraph"/>
        <w:numPr>
          <w:ilvl w:val="0"/>
          <w:numId w:val="2"/>
        </w:numPr>
        <w:spacing w:before="40" w:after="40"/>
      </w:pPr>
      <w:r>
        <w:t>Cohort analysis: D7, D30, D90 retention by acquisition cohort and country</w:t>
      </w:r>
    </w:p>
    <w:p w14:paraId="3E51E24B" w14:textId="77777777" w:rsidR="005F5911" w:rsidRDefault="00F30925">
      <w:pPr>
        <w:pStyle w:val="ListParagraph"/>
        <w:numPr>
          <w:ilvl w:val="0"/>
          <w:numId w:val="2"/>
        </w:numPr>
        <w:spacing w:before="40" w:after="40"/>
      </w:pPr>
      <w:r>
        <w:t>A/B test infrastructure: Onboarding flow variants, CTA copy, SIP nudge frequency</w:t>
      </w:r>
    </w:p>
    <w:p w14:paraId="66632625" w14:textId="77777777" w:rsidR="005F5911" w:rsidRDefault="00F30925">
      <w:pPr>
        <w:pStyle w:val="ListParagraph"/>
        <w:numPr>
          <w:ilvl w:val="0"/>
          <w:numId w:val="2"/>
        </w:numPr>
        <w:spacing w:before="40" w:after="40"/>
      </w:pPr>
      <w:r>
        <w:t>CRM integration: Lead lifecycle from install through first investment; RM assignment triggers; re-engagement campaigns</w:t>
      </w:r>
    </w:p>
    <w:p w14:paraId="04BB3D8D" w14:textId="77777777" w:rsidR="005F5911" w:rsidRDefault="00F30925">
      <w:pPr>
        <w:pStyle w:val="ListParagraph"/>
        <w:numPr>
          <w:ilvl w:val="0"/>
          <w:numId w:val="2"/>
        </w:numPr>
        <w:spacing w:before="40" w:after="40"/>
      </w:pPr>
      <w:r>
        <w:t>Attribution: Campaign-level tracking for Google, Meta, and community channel investments</w:t>
      </w:r>
    </w:p>
    <w:p w14:paraId="1E34F11D" w14:textId="77777777" w:rsidR="005F5911" w:rsidRDefault="005F5911">
      <w:pPr>
        <w:spacing w:before="40" w:after="40"/>
      </w:pPr>
    </w:p>
    <w:p w14:paraId="7012A36C" w14:textId="2B7B6DAF" w:rsidR="005F5911" w:rsidRDefault="00F30925">
      <w:pPr>
        <w:pStyle w:val="Heading2"/>
        <w:pBdr>
          <w:bottom w:val="single" w:sz="4" w:space="2" w:color="D5E8F0"/>
        </w:pBdr>
      </w:pPr>
      <w:r>
        <w:t xml:space="preserve">8.21 </w:t>
      </w:r>
      <w:r w:rsidR="00AC58AA">
        <w:t>Lead</w:t>
      </w:r>
      <w:r>
        <w:t xml:space="preserve"> Capture Sheet — Other Investment Products (PMS, AIF, Unlisted Stocks, Bonds &amp; Structured Products)</w:t>
      </w:r>
    </w:p>
    <w:p w14:paraId="161467CA" w14:textId="71BA56F9" w:rsidR="005F5911" w:rsidRDefault="00F30925">
      <w:pPr>
        <w:pBdr>
          <w:left w:val="single" w:sz="12" w:space="4" w:color="C55A11"/>
        </w:pBdr>
        <w:shd w:val="clear" w:color="auto" w:fill="FCE4D6"/>
        <w:spacing w:before="80" w:after="80"/>
        <w:ind w:left="180" w:right="120"/>
      </w:pPr>
      <w:r>
        <w:rPr>
          <w:sz w:val="20"/>
          <w:szCs w:val="20"/>
        </w:rPr>
        <w:t>PHASE 1: The platform will showcase PMS, AIF, Unlisted Stocks, Bonds, NCDs, SGBs, REITs, and InvITs as products available on the platform. Actual execution is Phase 2+. In Phase 1, the objective is to capture qualified NRI investor interest so that RMs can call, explain the product, assess eligibility, and take the conversation forward to onboarding. This module feeds the RM pipeline directly.</w:t>
      </w:r>
    </w:p>
    <w:p w14:paraId="27DE661C" w14:textId="77777777" w:rsidR="005F5911" w:rsidRDefault="005F5911">
      <w:pPr>
        <w:spacing w:before="40" w:after="40"/>
      </w:pPr>
    </w:p>
    <w:p w14:paraId="19FFFCB7" w14:textId="77777777" w:rsidR="005F5911" w:rsidRDefault="00F30925">
      <w:pPr>
        <w:pStyle w:val="Heading3"/>
      </w:pPr>
      <w:r>
        <w:t>8.21.1 Product Showcase Pages (Discovery Layer)</w:t>
      </w:r>
    </w:p>
    <w:p w14:paraId="0C8EC955" w14:textId="77777777" w:rsidR="005F5911" w:rsidRDefault="00F30925">
      <w:pPr>
        <w:pStyle w:val="ListParagraph"/>
        <w:numPr>
          <w:ilvl w:val="0"/>
          <w:numId w:val="2"/>
        </w:numPr>
        <w:spacing w:before="40" w:after="40"/>
      </w:pPr>
      <w:r>
        <w:t>Dedicated landing section within the app and web: "Explore Beyond Mutual Funds"</w:t>
      </w:r>
    </w:p>
    <w:p w14:paraId="5CCE74FB" w14:textId="77777777" w:rsidR="005F5911" w:rsidRDefault="00F30925">
      <w:pPr>
        <w:pStyle w:val="ListParagraph"/>
        <w:numPr>
          <w:ilvl w:val="0"/>
          <w:numId w:val="2"/>
        </w:numPr>
        <w:spacing w:before="40" w:after="40"/>
      </w:pPr>
      <w:r>
        <w:t>Product categories displayed with NRI eligibility tags and minimum investment thresholds:</w:t>
      </w:r>
    </w:p>
    <w:p w14:paraId="776A9660" w14:textId="77777777" w:rsidR="005F5911" w:rsidRDefault="00F30925">
      <w:pPr>
        <w:pStyle w:val="ListParagraph"/>
        <w:numPr>
          <w:ilvl w:val="1"/>
          <w:numId w:val="2"/>
        </w:numPr>
        <w:spacing w:before="40" w:after="40"/>
      </w:pPr>
      <w:r>
        <w:t>PMS (Portfolio Management Service): Min Rs 50 lakh SEBI-mandated; discretionary/non-discretionary; HNI-focused</w:t>
      </w:r>
    </w:p>
    <w:p w14:paraId="4F17CEDE" w14:textId="77777777" w:rsidR="005F5911" w:rsidRDefault="00F30925">
      <w:pPr>
        <w:pStyle w:val="ListParagraph"/>
        <w:numPr>
          <w:ilvl w:val="1"/>
          <w:numId w:val="2"/>
        </w:numPr>
        <w:spacing w:before="40" w:after="40"/>
      </w:pPr>
      <w:r>
        <w:t>AIF (Alternative Investment Fund): Category I, II, III; Min Rs 1 crore; accredited investor check required</w:t>
      </w:r>
    </w:p>
    <w:p w14:paraId="5F680D5D" w14:textId="77777777" w:rsidR="005F5911" w:rsidRDefault="00F30925">
      <w:pPr>
        <w:pStyle w:val="ListParagraph"/>
        <w:numPr>
          <w:ilvl w:val="1"/>
          <w:numId w:val="2"/>
        </w:numPr>
        <w:spacing w:before="40" w:after="40"/>
      </w:pPr>
      <w:r>
        <w:t>Unlisted Stocks: Pre-IPO equity; ESOP liquidation; early-stage growth companies with NRI eligibility</w:t>
      </w:r>
    </w:p>
    <w:p w14:paraId="35D58626" w14:textId="77777777" w:rsidR="005F5911" w:rsidRDefault="00F30925">
      <w:pPr>
        <w:pStyle w:val="ListParagraph"/>
        <w:numPr>
          <w:ilvl w:val="1"/>
          <w:numId w:val="2"/>
        </w:numPr>
        <w:spacing w:before="40" w:after="40"/>
      </w:pPr>
      <w:r>
        <w:t>Bonds &amp; NCDs (Non-Convertible Debentures): Secured/unsecured; fixed coupon; rated and unrated options</w:t>
      </w:r>
    </w:p>
    <w:p w14:paraId="5B881FB8" w14:textId="77777777" w:rsidR="005F5911" w:rsidRDefault="00F30925">
      <w:pPr>
        <w:pStyle w:val="ListParagraph"/>
        <w:numPr>
          <w:ilvl w:val="1"/>
          <w:numId w:val="2"/>
        </w:numPr>
        <w:spacing w:before="40" w:after="40"/>
      </w:pPr>
      <w:r>
        <w:t>Sovereign Gold Bonds (SGB): RBI-issued; NRI eligibility confirmed (NRIs can hold existing SGBs but not subscribe to new tranches — accurate eligibility disclaimer required)</w:t>
      </w:r>
    </w:p>
    <w:p w14:paraId="1035AD5D" w14:textId="77777777" w:rsidR="005F5911" w:rsidRDefault="00F30925">
      <w:pPr>
        <w:pStyle w:val="ListParagraph"/>
        <w:numPr>
          <w:ilvl w:val="1"/>
          <w:numId w:val="2"/>
        </w:numPr>
        <w:spacing w:before="40" w:after="40"/>
      </w:pPr>
      <w:r>
        <w:t>REITs &amp; InvITs: Listed on exchanges; NRI eligible; treated like equity for taxation</w:t>
      </w:r>
    </w:p>
    <w:p w14:paraId="76488241" w14:textId="77777777" w:rsidR="005F5911" w:rsidRDefault="00F30925">
      <w:pPr>
        <w:pStyle w:val="ListParagraph"/>
        <w:numPr>
          <w:ilvl w:val="0"/>
          <w:numId w:val="2"/>
        </w:numPr>
        <w:spacing w:before="40" w:after="40"/>
      </w:pPr>
      <w:r>
        <w:t>Each product card to show: What it is (2-line explainer), Minimum investment, Expected return range, Risk level, NRI Eligible / Restricted tag, and "I Am Interested" CTA</w:t>
      </w:r>
    </w:p>
    <w:p w14:paraId="56B9DDAA" w14:textId="77777777" w:rsidR="005F5911" w:rsidRDefault="005F5911">
      <w:pPr>
        <w:spacing w:before="40" w:after="40"/>
      </w:pPr>
    </w:p>
    <w:p w14:paraId="3379ABE2" w14:textId="2A3CFA0F" w:rsidR="005F5911" w:rsidRDefault="00F30925">
      <w:pPr>
        <w:pStyle w:val="Heading3"/>
      </w:pPr>
      <w:r>
        <w:t xml:space="preserve">8.21.2 </w:t>
      </w:r>
      <w:r w:rsidR="002A55FB">
        <w:t>Lead</w:t>
      </w:r>
      <w:r>
        <w:t xml:space="preserve"> Capture Form — Field Specification</w:t>
      </w:r>
    </w:p>
    <w:p w14:paraId="5DC3D0DF" w14:textId="77777777" w:rsidR="005F5911" w:rsidRDefault="00F30925">
      <w:pPr>
        <w:spacing w:before="60" w:after="60"/>
      </w:pPr>
      <w:r>
        <w:t>Triggered when NRI clicks "I Am Interested" on any non-MF product. Form must be short (max 8 fields) to maximise completion rate. Pre-populated fields from known investor profile wherever possible.</w:t>
      </w:r>
    </w:p>
    <w:p w14:paraId="6B2722A7" w14:textId="77777777" w:rsidR="00D37941" w:rsidRDefault="00D37941">
      <w:pPr>
        <w:spacing w:before="60" w:after="60"/>
      </w:pPr>
    </w:p>
    <w:p w14:paraId="00967E1C" w14:textId="77777777" w:rsidR="00D37941" w:rsidRDefault="00D37941">
      <w:pPr>
        <w:spacing w:before="60" w:after="60"/>
      </w:pPr>
    </w:p>
    <w:p w14:paraId="3C30D7B3" w14:textId="77777777" w:rsidR="005F5911" w:rsidRDefault="005F5911">
      <w:pPr>
        <w:spacing w:before="40" w:after="4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1420"/>
        <w:gridCol w:w="1252"/>
        <w:gridCol w:w="4414"/>
      </w:tblGrid>
      <w:tr w:rsidR="005F5911" w14:paraId="383B0945"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CFBBF4" w14:textId="77777777" w:rsidR="005F5911" w:rsidRDefault="00F30925">
            <w:r>
              <w:rPr>
                <w:b/>
                <w:bCs/>
                <w:color w:val="FFFFFF"/>
                <w:sz w:val="20"/>
                <w:szCs w:val="20"/>
              </w:rPr>
              <w:t>Field</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46A55E3" w14:textId="77777777" w:rsidR="005F5911" w:rsidRDefault="00F30925">
            <w:r>
              <w:rPr>
                <w:b/>
                <w:bCs/>
                <w:color w:val="FFFFFF"/>
                <w:sz w:val="20"/>
                <w:szCs w:val="20"/>
              </w:rPr>
              <w:t>Type</w:t>
            </w:r>
          </w:p>
        </w:tc>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6D9B90" w14:textId="77777777" w:rsidR="005F5911" w:rsidRDefault="00F30925">
            <w:r>
              <w:rPr>
                <w:b/>
                <w:bCs/>
                <w:color w:val="FFFFFF"/>
                <w:sz w:val="20"/>
                <w:szCs w:val="20"/>
              </w:rPr>
              <w:t>Mandatory</w:t>
            </w:r>
          </w:p>
        </w:tc>
        <w:tc>
          <w:tcPr>
            <w:tcW w:w="46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F5C2B2" w14:textId="77777777" w:rsidR="005F5911" w:rsidRDefault="00F30925">
            <w:r>
              <w:rPr>
                <w:b/>
                <w:bCs/>
                <w:color w:val="FFFFFF"/>
                <w:sz w:val="20"/>
                <w:szCs w:val="20"/>
              </w:rPr>
              <w:t>Notes / Validation</w:t>
            </w:r>
          </w:p>
        </w:tc>
      </w:tr>
      <w:tr w:rsidR="005F5911" w14:paraId="6FC4BC7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F7767" w14:textId="77777777" w:rsidR="005F5911" w:rsidRDefault="00F30925">
            <w:r>
              <w:rPr>
                <w:sz w:val="20"/>
                <w:szCs w:val="20"/>
              </w:rPr>
              <w:t>Full Name</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4945E" w14:textId="77777777" w:rsidR="005F5911" w:rsidRDefault="00F30925">
            <w:r>
              <w:rPr>
                <w:sz w:val="20"/>
                <w:szCs w:val="20"/>
              </w:rPr>
              <w:t>Text (pre-filled)</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CADD7" w14:textId="77777777" w:rsidR="005F5911" w:rsidRDefault="00F30925">
            <w:r>
              <w:rPr>
                <w:sz w:val="20"/>
                <w:szCs w:val="20"/>
              </w:rPr>
              <w:t>Yes</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60D30" w14:textId="77777777" w:rsidR="005F5911" w:rsidRDefault="00F30925">
            <w:r>
              <w:rPr>
                <w:sz w:val="20"/>
                <w:szCs w:val="20"/>
              </w:rPr>
              <w:t>Auto-populated from investor profile. Editable.</w:t>
            </w:r>
          </w:p>
        </w:tc>
      </w:tr>
      <w:tr w:rsidR="005F5911" w14:paraId="62F940DF"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FB6EA" w14:textId="77777777" w:rsidR="005F5911" w:rsidRDefault="00F30925">
            <w:r>
              <w:rPr>
                <w:sz w:val="20"/>
                <w:szCs w:val="20"/>
              </w:rPr>
              <w:t>Country of Residence</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90F24" w14:textId="77777777" w:rsidR="005F5911" w:rsidRDefault="00F30925">
            <w:r>
              <w:rPr>
                <w:sz w:val="20"/>
                <w:szCs w:val="20"/>
              </w:rPr>
              <w:t>Dropdown (pre-filled)</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6B3A5" w14:textId="77777777" w:rsidR="005F5911" w:rsidRDefault="00F30925">
            <w:r>
              <w:rPr>
                <w:sz w:val="20"/>
                <w:szCs w:val="20"/>
              </w:rPr>
              <w:t>Yes</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67312" w14:textId="77777777" w:rsidR="005F5911" w:rsidRDefault="00F30925">
            <w:r>
              <w:rPr>
                <w:sz w:val="20"/>
                <w:szCs w:val="20"/>
              </w:rPr>
              <w:t>Auto-populated from profile. Key for product eligibility check (e.g., US/Canada restrictions on AIF).</w:t>
            </w:r>
          </w:p>
        </w:tc>
      </w:tr>
      <w:tr w:rsidR="005F5911" w14:paraId="2A7E613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A98DA" w14:textId="77777777" w:rsidR="005F5911" w:rsidRDefault="00F30925">
            <w:r>
              <w:rPr>
                <w:sz w:val="20"/>
                <w:szCs w:val="20"/>
              </w:rPr>
              <w:t>Mobile Number</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69253" w14:textId="77777777" w:rsidR="005F5911" w:rsidRDefault="00F30925">
            <w:r>
              <w:rPr>
                <w:sz w:val="20"/>
                <w:szCs w:val="20"/>
              </w:rPr>
              <w:t>Phone (pre-filled)</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85DA8" w14:textId="77777777" w:rsidR="005F5911" w:rsidRDefault="00F30925">
            <w:r>
              <w:rPr>
                <w:sz w:val="20"/>
                <w:szCs w:val="20"/>
              </w:rPr>
              <w:t>Yes</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DD844" w14:textId="77777777" w:rsidR="005F5911" w:rsidRDefault="00F30925">
            <w:r>
              <w:rPr>
                <w:sz w:val="20"/>
                <w:szCs w:val="20"/>
              </w:rPr>
              <w:t>Pre-filled with registered number. NRI can add alternate contact number.</w:t>
            </w:r>
          </w:p>
        </w:tc>
      </w:tr>
      <w:tr w:rsidR="005F5911" w14:paraId="4810965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3B9B8" w14:textId="77777777" w:rsidR="005F5911" w:rsidRDefault="00F30925">
            <w:r>
              <w:rPr>
                <w:sz w:val="20"/>
                <w:szCs w:val="20"/>
              </w:rPr>
              <w:t>Email Address</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899AB" w14:textId="77777777" w:rsidR="005F5911" w:rsidRDefault="00F30925">
            <w:r>
              <w:rPr>
                <w:sz w:val="20"/>
                <w:szCs w:val="20"/>
              </w:rPr>
              <w:t>Email (pre-filled)</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BF615" w14:textId="77777777" w:rsidR="005F5911" w:rsidRDefault="00F30925">
            <w:r>
              <w:rPr>
                <w:sz w:val="20"/>
                <w:szCs w:val="20"/>
              </w:rPr>
              <w:t>Yes</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C6FF9" w14:textId="77777777" w:rsidR="005F5911" w:rsidRDefault="00F30925">
            <w:r>
              <w:rPr>
                <w:sz w:val="20"/>
                <w:szCs w:val="20"/>
              </w:rPr>
              <w:t>Pre-filled from profile.</w:t>
            </w:r>
          </w:p>
        </w:tc>
      </w:tr>
      <w:tr w:rsidR="005F5911" w14:paraId="1BBCCED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3B316" w14:textId="77777777" w:rsidR="005F5911" w:rsidRDefault="00F30925">
            <w:r>
              <w:rPr>
                <w:sz w:val="20"/>
                <w:szCs w:val="20"/>
              </w:rPr>
              <w:t>Product(s) of Interest</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A3106" w14:textId="77777777" w:rsidR="005F5911" w:rsidRDefault="00F30925">
            <w:r>
              <w:rPr>
                <w:sz w:val="20"/>
                <w:szCs w:val="20"/>
              </w:rPr>
              <w:t>Multi-select checkbox</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7B1CF" w14:textId="77777777" w:rsidR="005F5911" w:rsidRDefault="00F30925">
            <w:r>
              <w:rPr>
                <w:sz w:val="20"/>
                <w:szCs w:val="20"/>
              </w:rPr>
              <w:t>Yes</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D2B24" w14:textId="77777777" w:rsidR="005F5911" w:rsidRDefault="00F30925">
            <w:r>
              <w:rPr>
                <w:sz w:val="20"/>
                <w:szCs w:val="20"/>
              </w:rPr>
              <w:t>Options: PMS / AIF Category I / AIF Category II / AIF Category III / Unlisted Stocks / Bonds &amp; NCDs / REITs &amp; InvITs / SGBs / Not Sure — Help Me Choose. Pre-selected with the product the NRI clicked from.</w:t>
            </w:r>
          </w:p>
        </w:tc>
      </w:tr>
      <w:tr w:rsidR="005F5911" w14:paraId="669D735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88C0A" w14:textId="77777777" w:rsidR="005F5911" w:rsidRDefault="00F30925">
            <w:r>
              <w:rPr>
                <w:sz w:val="20"/>
                <w:szCs w:val="20"/>
              </w:rPr>
              <w:t>Approximate Investable Amount (INR)</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1255D" w14:textId="77777777" w:rsidR="005F5911" w:rsidRDefault="00F30925">
            <w:r>
              <w:rPr>
                <w:sz w:val="20"/>
                <w:szCs w:val="20"/>
              </w:rPr>
              <w:t>Dropdown range</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3306F" w14:textId="77777777" w:rsidR="005F5911" w:rsidRDefault="00F30925">
            <w:r>
              <w:rPr>
                <w:sz w:val="20"/>
                <w:szCs w:val="20"/>
              </w:rPr>
              <w:t>Yes</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5EF63" w14:textId="77777777" w:rsidR="005F5911" w:rsidRDefault="00F30925">
            <w:r>
              <w:rPr>
                <w:sz w:val="20"/>
                <w:szCs w:val="20"/>
              </w:rPr>
              <w:t>Ranges: Rs 25L–50L / Rs 50L–1Cr / Rs 1Cr–5Cr / Rs 5Cr+ / Not decided yet. Used for RM prioritisation and product eligibility screening.</w:t>
            </w:r>
          </w:p>
        </w:tc>
      </w:tr>
      <w:tr w:rsidR="005F5911" w14:paraId="7CF77EF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FC526" w14:textId="77777777" w:rsidR="005F5911" w:rsidRDefault="00F30925">
            <w:r>
              <w:rPr>
                <w:sz w:val="20"/>
                <w:szCs w:val="20"/>
              </w:rPr>
              <w:t>Investment Horizon</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B2124" w14:textId="77777777" w:rsidR="005F5911" w:rsidRDefault="00F30925">
            <w:r>
              <w:rPr>
                <w:sz w:val="20"/>
                <w:szCs w:val="20"/>
              </w:rPr>
              <w:t>Dropdown</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32FDB" w14:textId="77777777" w:rsidR="005F5911" w:rsidRDefault="00F30925">
            <w:r>
              <w:rPr>
                <w:sz w:val="20"/>
                <w:szCs w:val="20"/>
              </w:rPr>
              <w:t>Yes</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FACDE" w14:textId="77777777" w:rsidR="005F5911" w:rsidRDefault="00F30925">
            <w:r>
              <w:rPr>
                <w:sz w:val="20"/>
                <w:szCs w:val="20"/>
              </w:rPr>
              <w:t>Options: Less than 1 year / 1–3 years / 3–5 years / 5+ years / Flexible. Helps RM suggest appropriate product sub-type.</w:t>
            </w:r>
          </w:p>
        </w:tc>
      </w:tr>
      <w:tr w:rsidR="005F5911" w14:paraId="4BEA0A50"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F8E8C" w14:textId="77777777" w:rsidR="005F5911" w:rsidRDefault="00F30925">
            <w:r>
              <w:rPr>
                <w:sz w:val="20"/>
                <w:szCs w:val="20"/>
              </w:rPr>
              <w:t>Best Time to Call</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C6B25" w14:textId="77777777" w:rsidR="005F5911" w:rsidRDefault="00F30925">
            <w:r>
              <w:rPr>
                <w:sz w:val="20"/>
                <w:szCs w:val="20"/>
              </w:rPr>
              <w:t>Dropdown + time input</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765ED" w14:textId="77777777" w:rsidR="005F5911" w:rsidRDefault="00F30925">
            <w:r>
              <w:rPr>
                <w:sz w:val="20"/>
                <w:szCs w:val="20"/>
              </w:rPr>
              <w:t>Yes</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DF5C3" w14:textId="77777777" w:rsidR="005F5911" w:rsidRDefault="00F30925">
            <w:r>
              <w:rPr>
                <w:sz w:val="20"/>
                <w:szCs w:val="20"/>
              </w:rPr>
              <w:t>Time zone auto-detected from country of residence. Options: Morning (9–12) / Afternoon (12–5) / Evening (5–9) in local time. Day preference: Weekday / Weekend / Any.</w:t>
            </w:r>
          </w:p>
        </w:tc>
      </w:tr>
      <w:tr w:rsidR="005F5911" w14:paraId="3FDC29B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A7C0C" w14:textId="77777777" w:rsidR="005F5911" w:rsidRDefault="00F30925">
            <w:r>
              <w:rPr>
                <w:sz w:val="20"/>
                <w:szCs w:val="20"/>
              </w:rPr>
              <w:t>Any Specific Query or Requirement</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5C228" w14:textId="77777777" w:rsidR="005F5911" w:rsidRDefault="00F30925">
            <w:r>
              <w:rPr>
                <w:sz w:val="20"/>
                <w:szCs w:val="20"/>
              </w:rPr>
              <w:t>Free text (optional)</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664A6" w14:textId="77777777" w:rsidR="005F5911" w:rsidRDefault="00F30925">
            <w:r>
              <w:rPr>
                <w:sz w:val="20"/>
                <w:szCs w:val="20"/>
              </w:rPr>
              <w:t>No</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038B4" w14:textId="77777777" w:rsidR="005F5911" w:rsidRDefault="00F30925">
            <w:r>
              <w:rPr>
                <w:sz w:val="20"/>
                <w:szCs w:val="20"/>
              </w:rPr>
              <w:t>Max 300 characters. Displayed verbatim to RM in CRM. Helps RM prepare before calling.</w:t>
            </w:r>
          </w:p>
        </w:tc>
      </w:tr>
      <w:tr w:rsidR="005F5911" w14:paraId="4F527E6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9CAB0" w14:textId="77777777" w:rsidR="005F5911" w:rsidRDefault="00F30925">
            <w:r>
              <w:rPr>
                <w:sz w:val="20"/>
                <w:szCs w:val="20"/>
              </w:rPr>
              <w:t>Consent to be contacted</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1C762" w14:textId="77777777" w:rsidR="005F5911" w:rsidRDefault="00F30925">
            <w:r>
              <w:rPr>
                <w:sz w:val="20"/>
                <w:szCs w:val="20"/>
              </w:rPr>
              <w:t>Checkbox</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AE7C6" w14:textId="77777777" w:rsidR="005F5911" w:rsidRDefault="00F30925">
            <w:r>
              <w:rPr>
                <w:sz w:val="20"/>
                <w:szCs w:val="20"/>
              </w:rPr>
              <w:t>Yes</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A635B" w14:textId="77777777" w:rsidR="005F5911" w:rsidRDefault="00F30925">
            <w:r>
              <w:rPr>
                <w:sz w:val="20"/>
                <w:szCs w:val="20"/>
              </w:rPr>
              <w:t>Pre-ticked with advisory note: "By submitting, you agree to be contacted by our team. This is not a solicitation or guaranteed availability of the product."</w:t>
            </w:r>
          </w:p>
        </w:tc>
      </w:tr>
    </w:tbl>
    <w:p w14:paraId="2AC77E1F" w14:textId="77777777" w:rsidR="005F5911" w:rsidRDefault="005F5911">
      <w:pPr>
        <w:spacing w:before="40" w:after="40"/>
      </w:pPr>
    </w:p>
    <w:p w14:paraId="423E4327" w14:textId="77777777" w:rsidR="005F5911" w:rsidRDefault="00F30925">
      <w:pPr>
        <w:pStyle w:val="Heading3"/>
      </w:pPr>
      <w:r>
        <w:t>8.21.3 Post-Submission Workflow</w:t>
      </w:r>
    </w:p>
    <w:p w14:paraId="69A30B7A" w14:textId="77777777" w:rsidR="005F5911" w:rsidRDefault="00F30925">
      <w:pPr>
        <w:pStyle w:val="ListParagraph"/>
        <w:numPr>
          <w:ilvl w:val="0"/>
          <w:numId w:val="4"/>
        </w:numPr>
        <w:spacing w:before="40" w:after="40"/>
      </w:pPr>
      <w:r>
        <w:t>NRI submits Interest Capture Form → Confirmation screen: "Thank you! Our investment specialist will contact you within 1 business day."</w:t>
      </w:r>
    </w:p>
    <w:p w14:paraId="2EFC3F22" w14:textId="77777777" w:rsidR="005F5911" w:rsidRDefault="00F30925">
      <w:pPr>
        <w:pStyle w:val="ListParagraph"/>
        <w:numPr>
          <w:ilvl w:val="0"/>
          <w:numId w:val="4"/>
        </w:numPr>
        <w:spacing w:before="40" w:after="40"/>
      </w:pPr>
      <w:r>
        <w:t>CRM auto-creates lead record: Source = "Platform Interest Capture", Product Interest, Amount Range, Investor Profile (AUM on platform, KYC status, country, existing investments) all auto-populated.</w:t>
      </w:r>
    </w:p>
    <w:p w14:paraId="1E0EBFD7" w14:textId="77777777" w:rsidR="005F5911" w:rsidRDefault="00F30925">
      <w:pPr>
        <w:pStyle w:val="ListParagraph"/>
        <w:numPr>
          <w:ilvl w:val="0"/>
          <w:numId w:val="4"/>
        </w:numPr>
        <w:spacing w:before="40" w:after="40"/>
      </w:pPr>
      <w:r>
        <w:t>Lead auto-assigned to RM based on assignment rules (country, AUM tier, RM availability).</w:t>
      </w:r>
    </w:p>
    <w:p w14:paraId="36E24F55" w14:textId="77777777" w:rsidR="005F5911" w:rsidRDefault="00F30925">
      <w:pPr>
        <w:pStyle w:val="ListParagraph"/>
        <w:numPr>
          <w:ilvl w:val="0"/>
          <w:numId w:val="4"/>
        </w:numPr>
        <w:spacing w:before="40" w:after="40"/>
      </w:pPr>
      <w:r>
        <w:t>RM receives push notification and CRM alert: "New product interest from [Name] — [Country]. Product: AIF Category II. Amount: Rs 1Cr–5Cr. Best time to call: Evenings (Dubai time)."</w:t>
      </w:r>
    </w:p>
    <w:p w14:paraId="230A3A82" w14:textId="77777777" w:rsidR="005F5911" w:rsidRDefault="00F30925">
      <w:pPr>
        <w:pStyle w:val="ListParagraph"/>
        <w:numPr>
          <w:ilvl w:val="0"/>
          <w:numId w:val="4"/>
        </w:numPr>
        <w:spacing w:before="40" w:after="40"/>
      </w:pPr>
      <w:r>
        <w:t>RM clicks to view full investor profile on RM Portal before calling.</w:t>
      </w:r>
    </w:p>
    <w:p w14:paraId="5A7363C4" w14:textId="77777777" w:rsidR="005F5911" w:rsidRDefault="00F30925">
      <w:pPr>
        <w:pStyle w:val="ListParagraph"/>
        <w:numPr>
          <w:ilvl w:val="0"/>
          <w:numId w:val="4"/>
        </w:numPr>
        <w:spacing w:before="40" w:after="40"/>
      </w:pPr>
      <w:r>
        <w:t>RM calls NRI within 1 business day SLA. Outcome logged in CRM: Interested / Not Interested / Follow-up Required / Eligibility Issue / Amount Below Threshold.</w:t>
      </w:r>
    </w:p>
    <w:p w14:paraId="17C74E8A" w14:textId="77777777" w:rsidR="005F5911" w:rsidRDefault="00F30925">
      <w:pPr>
        <w:pStyle w:val="ListParagraph"/>
        <w:numPr>
          <w:ilvl w:val="0"/>
          <w:numId w:val="4"/>
        </w:numPr>
        <w:spacing w:before="40" w:after="40"/>
      </w:pPr>
      <w:r>
        <w:t>If investor qualifies and is interested: RM escalates to product fulfilment team (Phase 2 onboarding). Platform shows "Your specialist is preparing your [Product] recommendation" status.</w:t>
      </w:r>
    </w:p>
    <w:p w14:paraId="541CD308" w14:textId="77777777" w:rsidR="005F5911" w:rsidRDefault="00F30925">
      <w:pPr>
        <w:pStyle w:val="ListParagraph"/>
        <w:numPr>
          <w:ilvl w:val="0"/>
          <w:numId w:val="4"/>
        </w:numPr>
        <w:spacing w:before="40" w:after="40"/>
      </w:pPr>
      <w:r>
        <w:t>Automated follow-up: If RM has not updated CRM outcome within 48 hours, auto-escalate to RM manager.</w:t>
      </w:r>
    </w:p>
    <w:p w14:paraId="70D8BE02" w14:textId="77777777" w:rsidR="005F5911" w:rsidRDefault="005F5911">
      <w:pPr>
        <w:spacing w:before="40" w:after="40"/>
      </w:pPr>
    </w:p>
    <w:p w14:paraId="45FE4657" w14:textId="77777777" w:rsidR="005F5911" w:rsidRDefault="00F30925">
      <w:pPr>
        <w:pStyle w:val="Heading3"/>
      </w:pPr>
      <w:r>
        <w:t>8.21.4 Eligibility Pre-Screening Logic (Platform-Side)</w:t>
      </w:r>
    </w:p>
    <w:p w14:paraId="46DD5BEF" w14:textId="77777777" w:rsidR="005F5911" w:rsidRDefault="00F30925">
      <w:pPr>
        <w:pStyle w:val="ListParagraph"/>
        <w:numPr>
          <w:ilvl w:val="0"/>
          <w:numId w:val="2"/>
        </w:numPr>
        <w:spacing w:before="40" w:after="40"/>
      </w:pPr>
      <w:r>
        <w:t>AIF: If investor KYC is complete and investable amount &gt;= Rs 1 crore → eligible for AIF Category I/II/III. If amount &lt; Rs 1 crore → display eligibility note but allow interest capture (investor may have offline funds).</w:t>
      </w:r>
    </w:p>
    <w:p w14:paraId="351CC1FB" w14:textId="77777777" w:rsidR="005F5911" w:rsidRDefault="00F30925">
      <w:pPr>
        <w:pStyle w:val="ListParagraph"/>
        <w:numPr>
          <w:ilvl w:val="0"/>
          <w:numId w:val="2"/>
        </w:numPr>
        <w:spacing w:before="40" w:after="40"/>
      </w:pPr>
      <w:r>
        <w:t>PMS: If investable amount &gt;= Rs 50 lakh → eligible. Below threshold → advisory note shown; interest capture still allowed.</w:t>
      </w:r>
    </w:p>
    <w:p w14:paraId="2B4A9213" w14:textId="77777777" w:rsidR="005F5911" w:rsidRDefault="00F30925">
      <w:pPr>
        <w:pStyle w:val="ListParagraph"/>
        <w:numPr>
          <w:ilvl w:val="0"/>
          <w:numId w:val="2"/>
        </w:numPr>
        <w:spacing w:before="40" w:after="40"/>
      </w:pPr>
      <w:r>
        <w:t>Country restrictions: US/Canada NRIs shown specific disclaimer for AIF and PMS ("Subject to compliance with US securities laws — your RM will advise on eligibility"). Do not hard-block — route to RM for case-by-case assessment.</w:t>
      </w:r>
    </w:p>
    <w:p w14:paraId="66D2BF36" w14:textId="77777777" w:rsidR="005F5911" w:rsidRDefault="00F30925">
      <w:pPr>
        <w:pStyle w:val="ListParagraph"/>
        <w:numPr>
          <w:ilvl w:val="0"/>
          <w:numId w:val="2"/>
        </w:numPr>
        <w:spacing w:before="40" w:after="40"/>
      </w:pPr>
      <w:r>
        <w:t>Unlisted stocks: No minimum ticket enforced at interest capture stage. RM to assess on call.</w:t>
      </w:r>
    </w:p>
    <w:p w14:paraId="3DFE726E" w14:textId="77777777" w:rsidR="005F5911" w:rsidRDefault="005F5911">
      <w:pPr>
        <w:spacing w:before="40" w:after="40"/>
      </w:pPr>
    </w:p>
    <w:p w14:paraId="6578AA72" w14:textId="77777777" w:rsidR="005F5911" w:rsidRDefault="00F30925">
      <w:pPr>
        <w:pStyle w:val="Heading3"/>
      </w:pPr>
      <w:r>
        <w:t>8.21.5 Operations — Product Enquiry Dashboard</w:t>
      </w:r>
    </w:p>
    <w:p w14:paraId="612FB200" w14:textId="77777777" w:rsidR="005F5911" w:rsidRDefault="00F30925">
      <w:pPr>
        <w:pStyle w:val="ListParagraph"/>
        <w:numPr>
          <w:ilvl w:val="0"/>
          <w:numId w:val="2"/>
        </w:numPr>
        <w:spacing w:before="40" w:after="40"/>
      </w:pPr>
      <w:r>
        <w:t>Ops/RM manager view: All interest capture leads with status (Pending RM Contact / Contacted / Converted / Not Interested / Escalated)</w:t>
      </w:r>
    </w:p>
    <w:p w14:paraId="7DCC9AFD" w14:textId="77777777" w:rsidR="005F5911" w:rsidRDefault="00F30925">
      <w:pPr>
        <w:pStyle w:val="ListParagraph"/>
        <w:numPr>
          <w:ilvl w:val="0"/>
          <w:numId w:val="2"/>
        </w:numPr>
        <w:spacing w:before="40" w:after="40"/>
      </w:pPr>
      <w:r>
        <w:t>SLA tracker: Leads with no RM update beyond 48 hours highlighted in red</w:t>
      </w:r>
    </w:p>
    <w:p w14:paraId="2D62D8D1" w14:textId="77777777" w:rsidR="005F5911" w:rsidRDefault="00F30925">
      <w:pPr>
        <w:pStyle w:val="ListParagraph"/>
        <w:numPr>
          <w:ilvl w:val="0"/>
          <w:numId w:val="2"/>
        </w:numPr>
        <w:spacing w:before="40" w:after="40"/>
      </w:pPr>
      <w:r>
        <w:t>Product-wise lead funnel: How many leads per product; conversion rate per RM</w:t>
      </w:r>
    </w:p>
    <w:p w14:paraId="44249BF9" w14:textId="77777777" w:rsidR="005F5911" w:rsidRDefault="00F30925">
      <w:pPr>
        <w:pStyle w:val="ListParagraph"/>
        <w:numPr>
          <w:ilvl w:val="0"/>
          <w:numId w:val="2"/>
        </w:numPr>
        <w:spacing w:before="40" w:after="40"/>
      </w:pPr>
      <w:r>
        <w:t>AUM pipeline report: Sum of "investable amount" across open leads — visible to Business for capacity planning</w:t>
      </w:r>
    </w:p>
    <w:p w14:paraId="4B807553" w14:textId="77777777" w:rsidR="005F5911" w:rsidRDefault="005F5911">
      <w:pPr>
        <w:spacing w:before="40" w:after="40"/>
      </w:pPr>
    </w:p>
    <w:p w14:paraId="1A21D123" w14:textId="3927700B" w:rsidR="005F5911" w:rsidRDefault="00F30925">
      <w:pPr>
        <w:pStyle w:val="Heading2"/>
        <w:pBdr>
          <w:bottom w:val="single" w:sz="4" w:space="2" w:color="D5E8F0"/>
        </w:pBdr>
      </w:pPr>
      <w:r>
        <w:t xml:space="preserve">8.22 </w:t>
      </w:r>
      <w:r w:rsidR="00D779BE">
        <w:t>Lead</w:t>
      </w:r>
      <w:r>
        <w:t xml:space="preserve"> Capture Sheet — Full-Stack Taxation &amp; Compliance Services</w:t>
      </w:r>
    </w:p>
    <w:p w14:paraId="1E60F958" w14:textId="31230748" w:rsidR="005F5911" w:rsidRDefault="00F30925">
      <w:pPr>
        <w:pBdr>
          <w:left w:val="single" w:sz="12" w:space="4" w:color="C55A11"/>
        </w:pBdr>
        <w:shd w:val="clear" w:color="auto" w:fill="FCE4D6"/>
        <w:spacing w:before="80" w:after="80"/>
        <w:ind w:left="180" w:right="120"/>
      </w:pPr>
      <w:r>
        <w:rPr>
          <w:sz w:val="20"/>
          <w:szCs w:val="20"/>
        </w:rPr>
        <w:t xml:space="preserve">PHASE 1: The platform will offer a comprehensive suite of NRI taxation and compliance services delivered by </w:t>
      </w:r>
      <w:r w:rsidR="006D4FAE">
        <w:rPr>
          <w:sz w:val="20"/>
          <w:szCs w:val="20"/>
        </w:rPr>
        <w:t>empaneled</w:t>
      </w:r>
      <w:r>
        <w:rPr>
          <w:sz w:val="20"/>
          <w:szCs w:val="20"/>
        </w:rPr>
        <w:t xml:space="preserve"> Chartered Accountants (CAs). In Phase 1, the platform captures detailed service interest and requirements; a CA is assigned and contacts the NRI to assess scope, quote fees, and initiate the engagement. Actual CA service delivery is tracked in Phase 2. This module directly </w:t>
      </w:r>
      <w:r w:rsidR="006D4FAE">
        <w:rPr>
          <w:sz w:val="20"/>
          <w:szCs w:val="20"/>
        </w:rPr>
        <w:t>monetizes</w:t>
      </w:r>
      <w:r>
        <w:rPr>
          <w:sz w:val="20"/>
          <w:szCs w:val="20"/>
        </w:rPr>
        <w:t xml:space="preserve"> the tax pain points of NRI investors beyond MF — and deepens the platform's value proposition as the single NRI financial management destination.</w:t>
      </w:r>
    </w:p>
    <w:p w14:paraId="094A5F57" w14:textId="77777777" w:rsidR="005F5911" w:rsidRDefault="005F5911">
      <w:pPr>
        <w:spacing w:before="40" w:after="40"/>
      </w:pPr>
    </w:p>
    <w:p w14:paraId="05385331" w14:textId="77777777" w:rsidR="005F5911" w:rsidRDefault="00F30925">
      <w:pPr>
        <w:pStyle w:val="Heading3"/>
      </w:pPr>
      <w:r>
        <w:t>8.22.1 Taxation Services Offered</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744"/>
        <w:gridCol w:w="2808"/>
      </w:tblGrid>
      <w:tr w:rsidR="005F5911" w14:paraId="245F99F0" w14:textId="77777777">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DC3652" w14:textId="77777777" w:rsidR="005F5911" w:rsidRDefault="00F30925">
            <w:r>
              <w:rPr>
                <w:b/>
                <w:bCs/>
                <w:color w:val="FFFFFF"/>
                <w:sz w:val="20"/>
                <w:szCs w:val="20"/>
              </w:rPr>
              <w:t>Service Category</w:t>
            </w:r>
          </w:p>
        </w:tc>
        <w:tc>
          <w:tcPr>
            <w:tcW w:w="37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1CD87C" w14:textId="77777777" w:rsidR="005F5911" w:rsidRDefault="00F30925">
            <w:r>
              <w:rPr>
                <w:b/>
                <w:bCs/>
                <w:color w:val="FFFFFF"/>
                <w:sz w:val="20"/>
                <w:szCs w:val="20"/>
              </w:rPr>
              <w:t>Service Description</w:t>
            </w:r>
          </w:p>
        </w:tc>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A9C7B6" w14:textId="77777777" w:rsidR="005F5911" w:rsidRDefault="00F30925">
            <w:r>
              <w:rPr>
                <w:b/>
                <w:bCs/>
                <w:color w:val="FFFFFF"/>
                <w:sz w:val="20"/>
                <w:szCs w:val="20"/>
              </w:rPr>
              <w:t>Target NRI Segment</w:t>
            </w:r>
          </w:p>
        </w:tc>
      </w:tr>
      <w:tr w:rsidR="005F5911" w14:paraId="49EB677B"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159BE" w14:textId="77777777" w:rsidR="005F5911" w:rsidRDefault="00F30925">
            <w:r>
              <w:rPr>
                <w:sz w:val="20"/>
                <w:szCs w:val="20"/>
              </w:rPr>
              <w:t>ITR Filing — NRI</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C816E" w14:textId="77777777" w:rsidR="005F5911" w:rsidRDefault="00F30925">
            <w:r>
              <w:rPr>
                <w:sz w:val="20"/>
                <w:szCs w:val="20"/>
              </w:rPr>
              <w:t>Income Tax Return filing for NRIs with India-sourced income (MF gains, rental income, interest, salary from Indian entity)</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DFD4E" w14:textId="77777777" w:rsidR="005F5911" w:rsidRDefault="00F30925">
            <w:r>
              <w:rPr>
                <w:sz w:val="20"/>
                <w:szCs w:val="20"/>
              </w:rPr>
              <w:t>All NRIs with Indian income above exemption limit</w:t>
            </w:r>
          </w:p>
        </w:tc>
      </w:tr>
      <w:tr w:rsidR="005F5911" w14:paraId="75F8D75F"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DBD30" w14:textId="77777777" w:rsidR="005F5911" w:rsidRDefault="00F30925">
            <w:r>
              <w:rPr>
                <w:sz w:val="20"/>
                <w:szCs w:val="20"/>
              </w:rPr>
              <w:t>DTAA Benefit Filing</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FBCAB" w14:textId="77777777" w:rsidR="005F5911" w:rsidRDefault="00F30925">
            <w:r>
              <w:rPr>
                <w:sz w:val="20"/>
                <w:szCs w:val="20"/>
              </w:rPr>
              <w:t>Claim DTAA benefit at ITR level; Form 67 for Foreign Tax Credit; treaty benefit documentation and compliance</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5CAFB" w14:textId="77777777" w:rsidR="005F5911" w:rsidRDefault="00F30925">
            <w:r>
              <w:rPr>
                <w:sz w:val="20"/>
                <w:szCs w:val="20"/>
              </w:rPr>
              <w:t>UAE, Singapore, Gulf, UK, Germany NRIs</w:t>
            </w:r>
          </w:p>
        </w:tc>
      </w:tr>
      <w:tr w:rsidR="005F5911" w14:paraId="31BC647B"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B4FB2" w14:textId="77777777" w:rsidR="005F5911" w:rsidRDefault="00F30925">
            <w:r>
              <w:rPr>
                <w:sz w:val="20"/>
                <w:szCs w:val="20"/>
              </w:rPr>
              <w:t>Form 15CA / 15CB</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D46FE" w14:textId="77777777" w:rsidR="005F5911" w:rsidRDefault="00F30925">
            <w:r>
              <w:rPr>
                <w:sz w:val="20"/>
                <w:szCs w:val="20"/>
              </w:rPr>
              <w:t>CA certification (Form 15CB) and self-declaration (Form 15CA) for NRO remittances exceeding Rs 5 lakh or USD 1 million annually</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94441" w14:textId="77777777" w:rsidR="005F5911" w:rsidRDefault="00F30925">
            <w:r>
              <w:rPr>
                <w:sz w:val="20"/>
                <w:szCs w:val="20"/>
              </w:rPr>
              <w:t>NRIs repatriating from NRO accounts</w:t>
            </w:r>
          </w:p>
        </w:tc>
      </w:tr>
      <w:tr w:rsidR="005F5911" w14:paraId="2F0EE1DA"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787B2" w14:textId="77777777" w:rsidR="005F5911" w:rsidRDefault="00F30925">
            <w:r>
              <w:rPr>
                <w:sz w:val="20"/>
                <w:szCs w:val="20"/>
              </w:rPr>
              <w:t>Capital Gains on Property Sale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D764E" w14:textId="77777777" w:rsidR="005F5911" w:rsidRDefault="00F30925">
            <w:r>
              <w:rPr>
                <w:sz w:val="20"/>
                <w:szCs w:val="20"/>
              </w:rPr>
              <w:t>Computation of LTCG/STCG on Indian property sale by NRI; indexed cost calculation; exemption planning under Sections 54, 54F, 54EC</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0627B" w14:textId="77777777" w:rsidR="005F5911" w:rsidRDefault="00F30925">
            <w:r>
              <w:rPr>
                <w:sz w:val="20"/>
                <w:szCs w:val="20"/>
              </w:rPr>
              <w:t>NRIs selling residential or commercial property in India</w:t>
            </w:r>
          </w:p>
        </w:tc>
      </w:tr>
      <w:tr w:rsidR="005F5911" w14:paraId="70B795C6"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B2183" w14:textId="77777777" w:rsidR="005F5911" w:rsidRDefault="00F30925">
            <w:r>
              <w:rPr>
                <w:sz w:val="20"/>
                <w:szCs w:val="20"/>
              </w:rPr>
              <w:t>Lower TDS Certificate — Property Sale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19D13" w14:textId="77777777" w:rsidR="005F5911" w:rsidRDefault="00F30925">
            <w:r>
              <w:rPr>
                <w:sz w:val="20"/>
                <w:szCs w:val="20"/>
              </w:rPr>
              <w:t>Application under Section 197 / 195(2) for nil or lower TDS certificate so buyer deducts lower TDS on property sale proceeds — avoids large TDS deduction and refund wait</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38665" w14:textId="77777777" w:rsidR="005F5911" w:rsidRDefault="00F30925">
            <w:r>
              <w:rPr>
                <w:sz w:val="20"/>
                <w:szCs w:val="20"/>
              </w:rPr>
              <w:t>NRIs selling high-value property in India</w:t>
            </w:r>
          </w:p>
        </w:tc>
      </w:tr>
      <w:tr w:rsidR="005F5911" w14:paraId="2320A069"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9B8E7" w14:textId="77777777" w:rsidR="005F5911" w:rsidRDefault="00F30925">
            <w:r>
              <w:rPr>
                <w:sz w:val="20"/>
                <w:szCs w:val="20"/>
              </w:rPr>
              <w:t>Repatriation Support</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74605" w14:textId="77777777" w:rsidR="005F5911" w:rsidRDefault="00F30925">
            <w:r>
              <w:rPr>
                <w:sz w:val="20"/>
                <w:szCs w:val="20"/>
              </w:rPr>
              <w:t>End-to-end repatriation assistance: NRO account balance assessment, tax computation, 15CA/15CB preparation, bank submission guidance, liaise with CA for CA certificate</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5E7F5" w14:textId="77777777" w:rsidR="005F5911" w:rsidRDefault="00F30925">
            <w:r>
              <w:rPr>
                <w:sz w:val="20"/>
                <w:szCs w:val="20"/>
              </w:rPr>
              <w:t>NRIs repatriating large amounts or structuring multi-year repatriation</w:t>
            </w:r>
          </w:p>
        </w:tc>
      </w:tr>
      <w:tr w:rsidR="005F5911" w14:paraId="2284050B"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6AE6B" w14:textId="77777777" w:rsidR="005F5911" w:rsidRDefault="00F30925">
            <w:r>
              <w:rPr>
                <w:sz w:val="20"/>
                <w:szCs w:val="20"/>
              </w:rPr>
              <w:t>TDS on Rental Income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E0348" w14:textId="77777777" w:rsidR="005F5911" w:rsidRDefault="00F30925">
            <w:r>
              <w:rPr>
                <w:sz w:val="20"/>
                <w:szCs w:val="20"/>
              </w:rPr>
              <w:t>Advisory and compliance for NRIs with rental income in India — TDS applicable, return filing, advance tax payment</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0B4C7" w14:textId="77777777" w:rsidR="005F5911" w:rsidRDefault="00F30925">
            <w:r>
              <w:rPr>
                <w:sz w:val="20"/>
                <w:szCs w:val="20"/>
              </w:rPr>
              <w:t>NRIs with Indian property on rent</w:t>
            </w:r>
          </w:p>
        </w:tc>
      </w:tr>
      <w:tr w:rsidR="005F5911" w14:paraId="60E6A5D8"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24D2A" w14:textId="77777777" w:rsidR="005F5911" w:rsidRDefault="00F30925">
            <w:r>
              <w:rPr>
                <w:sz w:val="20"/>
                <w:szCs w:val="20"/>
              </w:rPr>
              <w:t>NRI Tax Compliance Retainer</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719C0" w14:textId="77777777" w:rsidR="005F5911" w:rsidRDefault="00F30925">
            <w:r>
              <w:rPr>
                <w:sz w:val="20"/>
                <w:szCs w:val="20"/>
              </w:rPr>
              <w:t>Annual retainer for all India tax filings, advance tax computation, self-assessment, Form 15CA/CB as needed, CA availability for queries throughout the year</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3BE42" w14:textId="77777777" w:rsidR="005F5911" w:rsidRDefault="00F30925">
            <w:r>
              <w:rPr>
                <w:sz w:val="20"/>
                <w:szCs w:val="20"/>
              </w:rPr>
              <w:t>HNI NRIs with complex India income portfolio</w:t>
            </w:r>
          </w:p>
        </w:tc>
      </w:tr>
      <w:tr w:rsidR="005F5911" w14:paraId="34D2BFBB"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52E55" w14:textId="77777777" w:rsidR="005F5911" w:rsidRDefault="00F30925">
            <w:r>
              <w:rPr>
                <w:sz w:val="20"/>
                <w:szCs w:val="20"/>
              </w:rPr>
              <w:t>Income Tax Notice Response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F24B5" w14:textId="77777777" w:rsidR="005F5911" w:rsidRDefault="00F30925">
            <w:r>
              <w:rPr>
                <w:sz w:val="20"/>
                <w:szCs w:val="20"/>
              </w:rPr>
              <w:t>CA representation and response for Income Tax notices received by NRI — assessment, scrutiny, demand notices</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00594" w14:textId="77777777" w:rsidR="005F5911" w:rsidRDefault="00F30925">
            <w:r>
              <w:rPr>
                <w:sz w:val="20"/>
                <w:szCs w:val="20"/>
              </w:rPr>
              <w:t>NRIs who have received IT notices</w:t>
            </w:r>
          </w:p>
        </w:tc>
      </w:tr>
    </w:tbl>
    <w:p w14:paraId="14122EEB" w14:textId="77777777" w:rsidR="005F5911" w:rsidRDefault="005F5911">
      <w:pPr>
        <w:spacing w:before="40" w:after="40"/>
      </w:pPr>
    </w:p>
    <w:p w14:paraId="189EB9E0" w14:textId="77777777" w:rsidR="005F5911" w:rsidRDefault="00F30925">
      <w:pPr>
        <w:pStyle w:val="Heading3"/>
      </w:pPr>
      <w:r>
        <w:t>8.22.2 Interest Capture Form — Field Specification</w:t>
      </w:r>
    </w:p>
    <w:p w14:paraId="1C4D8B50" w14:textId="77777777" w:rsidR="005F5911" w:rsidRDefault="00F30925">
      <w:pPr>
        <w:spacing w:before="60" w:after="60"/>
      </w:pPr>
      <w:r>
        <w:t>Triggered from: (1) In-app "Tax Services" section, (2) Post-redemption prompt ("Need help with your capital gains filing?"), (3) Repatriation planner page ("Want a CA to handle your 15CA/15CB?"), (4) Contextual prompts across app based on investor activity.</w:t>
      </w:r>
    </w:p>
    <w:p w14:paraId="65E633BB" w14:textId="77777777" w:rsidR="005F5911" w:rsidRDefault="005F5911">
      <w:pPr>
        <w:spacing w:before="40" w:after="4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1417"/>
        <w:gridCol w:w="1252"/>
        <w:gridCol w:w="4428"/>
      </w:tblGrid>
      <w:tr w:rsidR="005F5911" w14:paraId="6E89F285"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B5B8B90" w14:textId="77777777" w:rsidR="005F5911" w:rsidRDefault="00F30925">
            <w:r>
              <w:rPr>
                <w:b/>
                <w:bCs/>
                <w:color w:val="FFFFFF"/>
                <w:sz w:val="20"/>
                <w:szCs w:val="20"/>
              </w:rPr>
              <w:t>Field</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05EC1B" w14:textId="77777777" w:rsidR="005F5911" w:rsidRDefault="00F30925">
            <w:r>
              <w:rPr>
                <w:b/>
                <w:bCs/>
                <w:color w:val="FFFFFF"/>
                <w:sz w:val="20"/>
                <w:szCs w:val="20"/>
              </w:rPr>
              <w:t>Type</w:t>
            </w:r>
          </w:p>
        </w:tc>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3F84A7" w14:textId="77777777" w:rsidR="005F5911" w:rsidRDefault="00F30925">
            <w:r>
              <w:rPr>
                <w:b/>
                <w:bCs/>
                <w:color w:val="FFFFFF"/>
                <w:sz w:val="20"/>
                <w:szCs w:val="20"/>
              </w:rPr>
              <w:t>Mandatory</w:t>
            </w:r>
          </w:p>
        </w:tc>
        <w:tc>
          <w:tcPr>
            <w:tcW w:w="46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D0C108" w14:textId="77777777" w:rsidR="005F5911" w:rsidRDefault="00F30925">
            <w:r>
              <w:rPr>
                <w:b/>
                <w:bCs/>
                <w:color w:val="FFFFFF"/>
                <w:sz w:val="20"/>
                <w:szCs w:val="20"/>
              </w:rPr>
              <w:t>Notes / Validation</w:t>
            </w:r>
          </w:p>
        </w:tc>
      </w:tr>
      <w:tr w:rsidR="005F5911" w14:paraId="1DA490F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9D55F" w14:textId="77777777" w:rsidR="005F5911" w:rsidRDefault="00F30925">
            <w:r>
              <w:rPr>
                <w:sz w:val="20"/>
                <w:szCs w:val="20"/>
              </w:rPr>
              <w:t>Full Name</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B7D80" w14:textId="77777777" w:rsidR="005F5911" w:rsidRDefault="00F30925">
            <w:r>
              <w:rPr>
                <w:sz w:val="20"/>
                <w:szCs w:val="20"/>
              </w:rPr>
              <w:t>Text (pre-filled)</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A3EC3" w14:textId="77777777" w:rsidR="005F5911" w:rsidRDefault="00F30925">
            <w:r>
              <w:rPr>
                <w:sz w:val="20"/>
                <w:szCs w:val="20"/>
              </w:rPr>
              <w:t>Yes</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69F92" w14:textId="77777777" w:rsidR="005F5911" w:rsidRDefault="00F30925">
            <w:r>
              <w:rPr>
                <w:sz w:val="20"/>
                <w:szCs w:val="20"/>
              </w:rPr>
              <w:t>Auto-populated from investor profile.</w:t>
            </w:r>
          </w:p>
        </w:tc>
      </w:tr>
      <w:tr w:rsidR="005F5911" w14:paraId="68E05F7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AF16E" w14:textId="77777777" w:rsidR="005F5911" w:rsidRDefault="00F30925">
            <w:r>
              <w:rPr>
                <w:sz w:val="20"/>
                <w:szCs w:val="20"/>
              </w:rPr>
              <w:t>Country of Residence</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CF9A7" w14:textId="77777777" w:rsidR="005F5911" w:rsidRDefault="00F30925">
            <w:r>
              <w:rPr>
                <w:sz w:val="20"/>
                <w:szCs w:val="20"/>
              </w:rPr>
              <w:t>Dropdown (pre-filled)</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25CB4" w14:textId="77777777" w:rsidR="005F5911" w:rsidRDefault="00F30925">
            <w:r>
              <w:rPr>
                <w:sz w:val="20"/>
                <w:szCs w:val="20"/>
              </w:rPr>
              <w:t>Yes</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B217B" w14:textId="77777777" w:rsidR="005F5911" w:rsidRDefault="00F30925">
            <w:r>
              <w:rPr>
                <w:sz w:val="20"/>
                <w:szCs w:val="20"/>
              </w:rPr>
              <w:t>Auto-populated. Critical for determining applicable DTAA, tax residency, and service scope.</w:t>
            </w:r>
          </w:p>
        </w:tc>
      </w:tr>
      <w:tr w:rsidR="005F5911" w14:paraId="3FA9E64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AA19D" w14:textId="77777777" w:rsidR="005F5911" w:rsidRDefault="00F30925">
            <w:r>
              <w:rPr>
                <w:sz w:val="20"/>
                <w:szCs w:val="20"/>
              </w:rPr>
              <w:t>PAN Number</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6A78D" w14:textId="77777777" w:rsidR="005F5911" w:rsidRDefault="00F30925">
            <w:r>
              <w:rPr>
                <w:sz w:val="20"/>
                <w:szCs w:val="20"/>
              </w:rPr>
              <w:t>Text (pre-filled)</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6A9CF" w14:textId="77777777" w:rsidR="005F5911" w:rsidRDefault="00F30925">
            <w:r>
              <w:rPr>
                <w:sz w:val="20"/>
                <w:szCs w:val="20"/>
              </w:rPr>
              <w:t>Yes</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D5605" w14:textId="77777777" w:rsidR="005F5911" w:rsidRDefault="00F30925">
            <w:r>
              <w:rPr>
                <w:sz w:val="20"/>
                <w:szCs w:val="20"/>
              </w:rPr>
              <w:t>Auto-populated from KYC. CA uses this to pull TRACES data and check filing history.</w:t>
            </w:r>
          </w:p>
        </w:tc>
      </w:tr>
      <w:tr w:rsidR="005F5911" w14:paraId="6A0CF24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3A07B" w14:textId="77777777" w:rsidR="005F5911" w:rsidRDefault="00F30925">
            <w:r>
              <w:rPr>
                <w:sz w:val="20"/>
                <w:szCs w:val="20"/>
              </w:rPr>
              <w:t>Mobile Number</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09075" w14:textId="77777777" w:rsidR="005F5911" w:rsidRDefault="00F30925">
            <w:r>
              <w:rPr>
                <w:sz w:val="20"/>
                <w:szCs w:val="20"/>
              </w:rPr>
              <w:t>Phone (pre-filled)</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2C96B" w14:textId="77777777" w:rsidR="005F5911" w:rsidRDefault="00F30925">
            <w:r>
              <w:rPr>
                <w:sz w:val="20"/>
                <w:szCs w:val="20"/>
              </w:rPr>
              <w:t>Yes</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603D0" w14:textId="77777777" w:rsidR="005F5911" w:rsidRDefault="00F30925">
            <w:r>
              <w:rPr>
                <w:sz w:val="20"/>
                <w:szCs w:val="20"/>
              </w:rPr>
              <w:t>Pre-filled. NRI may add WhatsApp number if different.</w:t>
            </w:r>
          </w:p>
        </w:tc>
      </w:tr>
      <w:tr w:rsidR="005F5911" w14:paraId="30DE02F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7F5C6" w14:textId="77777777" w:rsidR="005F5911" w:rsidRDefault="00F30925">
            <w:r>
              <w:rPr>
                <w:sz w:val="20"/>
                <w:szCs w:val="20"/>
              </w:rPr>
              <w:t>Email Address</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C6E31" w14:textId="77777777" w:rsidR="005F5911" w:rsidRDefault="00F30925">
            <w:r>
              <w:rPr>
                <w:sz w:val="20"/>
                <w:szCs w:val="20"/>
              </w:rPr>
              <w:t>Email (pre-filled)</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C2FA9" w14:textId="77777777" w:rsidR="005F5911" w:rsidRDefault="00F30925">
            <w:r>
              <w:rPr>
                <w:sz w:val="20"/>
                <w:szCs w:val="20"/>
              </w:rPr>
              <w:t>Yes</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D2269" w14:textId="77777777" w:rsidR="005F5911" w:rsidRDefault="00F30925">
            <w:r>
              <w:rPr>
                <w:sz w:val="20"/>
                <w:szCs w:val="20"/>
              </w:rPr>
              <w:t>Pre-filled. CA uses for sending documents and draft returns.</w:t>
            </w:r>
          </w:p>
        </w:tc>
      </w:tr>
      <w:tr w:rsidR="005F5911" w14:paraId="3D6867A0"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3A780" w14:textId="77777777" w:rsidR="005F5911" w:rsidRDefault="00F30925">
            <w:r>
              <w:rPr>
                <w:sz w:val="20"/>
                <w:szCs w:val="20"/>
              </w:rPr>
              <w:t>Service(s) Required</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DAC13" w14:textId="77777777" w:rsidR="005F5911" w:rsidRDefault="00F30925">
            <w:r>
              <w:rPr>
                <w:sz w:val="20"/>
                <w:szCs w:val="20"/>
              </w:rPr>
              <w:t>Multi-select checkbox</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F0ED3" w14:textId="77777777" w:rsidR="005F5911" w:rsidRDefault="00F30925">
            <w:r>
              <w:rPr>
                <w:sz w:val="20"/>
                <w:szCs w:val="20"/>
              </w:rPr>
              <w:t>Yes</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877CA" w14:textId="77777777" w:rsidR="005F5911" w:rsidRDefault="00F30925">
            <w:r>
              <w:rPr>
                <w:sz w:val="20"/>
                <w:szCs w:val="20"/>
              </w:rPr>
              <w:t>Options: ITR Filing / DTAA Benefit Claim / Form 15CA-15CB / Capital Gains on Property Sale / Lower TDS Certificate (Property) / Repatriation Support / TDS on Rental Income / Income Tax Notice Response / Annual Tax Retainer / Not Sure — Advise Me. NRI may select multiple.</w:t>
            </w:r>
          </w:p>
        </w:tc>
      </w:tr>
      <w:tr w:rsidR="005F5911" w14:paraId="0630B5A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C3B5E" w14:textId="77777777" w:rsidR="005F5911" w:rsidRDefault="00F30925">
            <w:r>
              <w:rPr>
                <w:sz w:val="20"/>
                <w:szCs w:val="20"/>
              </w:rPr>
              <w:t>Financial Year for which service is needed</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E619D" w14:textId="77777777" w:rsidR="005F5911" w:rsidRDefault="00F30925">
            <w:r>
              <w:rPr>
                <w:sz w:val="20"/>
                <w:szCs w:val="20"/>
              </w:rPr>
              <w:t>Dropdown</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37D0E" w14:textId="77777777" w:rsidR="005F5911" w:rsidRDefault="00F30925">
            <w:r>
              <w:rPr>
                <w:sz w:val="20"/>
                <w:szCs w:val="20"/>
              </w:rPr>
              <w:t>Yes</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164B1" w14:textId="77777777" w:rsidR="005F5911" w:rsidRDefault="00F30925">
            <w:r>
              <w:rPr>
                <w:sz w:val="20"/>
                <w:szCs w:val="20"/>
              </w:rPr>
              <w:t>Options: FY 2024–25 (AY 2025–26) / FY 2023–24 / FY 2022–23 / Multiple years / Ongoing (retainer). Helps CA assess complexity and deadlines.</w:t>
            </w:r>
          </w:p>
        </w:tc>
      </w:tr>
      <w:tr w:rsidR="005F5911" w14:paraId="1932648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5182B" w14:textId="77777777" w:rsidR="005F5911" w:rsidRDefault="00F30925">
            <w:r>
              <w:rPr>
                <w:sz w:val="20"/>
                <w:szCs w:val="20"/>
              </w:rPr>
              <w:t>Do you have Indian property?</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CD6F3" w14:textId="77777777" w:rsidR="005F5911" w:rsidRDefault="00F30925">
            <w:r>
              <w:rPr>
                <w:sz w:val="20"/>
                <w:szCs w:val="20"/>
              </w:rPr>
              <w:t>Yes / No toggle</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F245B" w14:textId="77777777" w:rsidR="005F5911" w:rsidRDefault="00F30925">
            <w:r>
              <w:rPr>
                <w:sz w:val="20"/>
                <w:szCs w:val="20"/>
              </w:rPr>
              <w:t>Yes</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2AF78" w14:textId="77777777" w:rsidR="005F5911" w:rsidRDefault="00F30925">
            <w:r>
              <w:rPr>
                <w:sz w:val="20"/>
                <w:szCs w:val="20"/>
              </w:rPr>
              <w:t>If Yes → show conditional fields: Property type (Residential / Commercial / Land), City, Approximate value, Status (Sold / Planning to sell / Held — rental income). Drives property-specific service routing.</w:t>
            </w:r>
          </w:p>
        </w:tc>
      </w:tr>
      <w:tr w:rsidR="005F5911" w14:paraId="2B6490A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7C2B9" w14:textId="77777777" w:rsidR="005F5911" w:rsidRDefault="00F30925">
            <w:r>
              <w:rPr>
                <w:sz w:val="20"/>
                <w:szCs w:val="20"/>
              </w:rPr>
              <w:t>Property Sale Details (conditional)</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5FCB7" w14:textId="77777777" w:rsidR="005F5911" w:rsidRDefault="00F30925">
            <w:r>
              <w:rPr>
                <w:sz w:val="20"/>
                <w:szCs w:val="20"/>
              </w:rPr>
              <w:t>Sub-form shown if property = Sold or Planning to sell</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CB339" w14:textId="77777777" w:rsidR="005F5911" w:rsidRDefault="00F30925">
            <w:r>
              <w:rPr>
                <w:sz w:val="20"/>
                <w:szCs w:val="20"/>
              </w:rPr>
              <w:t>Conditional</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47B21" w14:textId="77777777" w:rsidR="005F5911" w:rsidRDefault="00F30925">
            <w:r>
              <w:rPr>
                <w:sz w:val="20"/>
                <w:szCs w:val="20"/>
              </w:rPr>
              <w:t>Fields: Sale price (approximate), Year of purchase, Purchase price (approximate), Sale completed (Yes/No), If Yes: sale date. Helps CA pre-estimate LTCG/STCG and Lower TDS benefit.</w:t>
            </w:r>
          </w:p>
        </w:tc>
      </w:tr>
      <w:tr w:rsidR="005F5911" w14:paraId="6FEB690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D630E" w14:textId="77777777" w:rsidR="005F5911" w:rsidRDefault="00F30925">
            <w:r>
              <w:rPr>
                <w:sz w:val="20"/>
                <w:szCs w:val="20"/>
              </w:rPr>
              <w:t>Sources of India Income (multi-select)</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DDF83" w14:textId="77777777" w:rsidR="005F5911" w:rsidRDefault="00F30925">
            <w:r>
              <w:rPr>
                <w:sz w:val="20"/>
                <w:szCs w:val="20"/>
              </w:rPr>
              <w:t>Checkbox</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46CC0" w14:textId="77777777" w:rsidR="005F5911" w:rsidRDefault="00F30925">
            <w:r>
              <w:rPr>
                <w:sz w:val="20"/>
                <w:szCs w:val="20"/>
              </w:rPr>
              <w:t>Yes</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CB228" w14:textId="77777777" w:rsidR="005F5911" w:rsidRDefault="00F30925">
            <w:r>
              <w:rPr>
                <w:sz w:val="20"/>
                <w:szCs w:val="20"/>
              </w:rPr>
              <w:t>Options: Mutual Fund redemptions / Rental income / Fixed Deposit interest / Salary from Indian company / Dividend income / Property sale / Other. CA uses to assess ITR form type (ITR-2 for capital gains vs ITR-1).</w:t>
            </w:r>
          </w:p>
        </w:tc>
      </w:tr>
      <w:tr w:rsidR="005F5911" w14:paraId="12AF149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9B3E6" w14:textId="77777777" w:rsidR="005F5911" w:rsidRDefault="00F30925">
            <w:r>
              <w:rPr>
                <w:sz w:val="20"/>
                <w:szCs w:val="20"/>
              </w:rPr>
              <w:t>Approximate Total India Income this FY</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73D6C" w14:textId="77777777" w:rsidR="005F5911" w:rsidRDefault="00F30925">
            <w:r>
              <w:rPr>
                <w:sz w:val="20"/>
                <w:szCs w:val="20"/>
              </w:rPr>
              <w:t>Dropdown range</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C1AEC" w14:textId="77777777" w:rsidR="005F5911" w:rsidRDefault="00F30925">
            <w:r>
              <w:rPr>
                <w:sz w:val="20"/>
                <w:szCs w:val="20"/>
              </w:rPr>
              <w:t>No</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19C89" w14:textId="77777777" w:rsidR="005F5911" w:rsidRDefault="00F30925">
            <w:r>
              <w:rPr>
                <w:sz w:val="20"/>
                <w:szCs w:val="20"/>
              </w:rPr>
              <w:t>Ranges: Below Rs 5L / Rs 5L–10L / Rs 10L–25L / Rs 25L–50L / Rs 50L+ / Prefer not to say. Helps CA assess complexity and quote fee accordingly.</w:t>
            </w:r>
          </w:p>
        </w:tc>
      </w:tr>
      <w:tr w:rsidR="005F5911" w14:paraId="6098783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53F51" w14:textId="77777777" w:rsidR="005F5911" w:rsidRDefault="00F30925">
            <w:r>
              <w:rPr>
                <w:sz w:val="20"/>
                <w:szCs w:val="20"/>
              </w:rPr>
              <w:t>Have you received an Income Tax Notice?</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AE032" w14:textId="77777777" w:rsidR="005F5911" w:rsidRDefault="00F30925">
            <w:r>
              <w:rPr>
                <w:sz w:val="20"/>
                <w:szCs w:val="20"/>
              </w:rPr>
              <w:t>Yes / No toggle</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78281" w14:textId="77777777" w:rsidR="005F5911" w:rsidRDefault="00F30925">
            <w:r>
              <w:rPr>
                <w:sz w:val="20"/>
                <w:szCs w:val="20"/>
              </w:rPr>
              <w:t>Yes</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66C60" w14:textId="77777777" w:rsidR="005F5911" w:rsidRDefault="00F30925">
            <w:r>
              <w:rPr>
                <w:sz w:val="20"/>
                <w:szCs w:val="20"/>
              </w:rPr>
              <w:t>If Yes: Notice type (dropdown — Assessment / Scrutiny / Demand / Non-filing / Other), Notice date, Section under which notice issued (if known). Triggers urgent CA escalation flag.</w:t>
            </w:r>
          </w:p>
        </w:tc>
      </w:tr>
      <w:tr w:rsidR="005F5911" w14:paraId="7343D33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92708" w14:textId="77777777" w:rsidR="005F5911" w:rsidRDefault="00F30925">
            <w:r>
              <w:rPr>
                <w:sz w:val="20"/>
                <w:szCs w:val="20"/>
              </w:rPr>
              <w:t>Urgency</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B2F35" w14:textId="77777777" w:rsidR="005F5911" w:rsidRDefault="00F30925">
            <w:r>
              <w:rPr>
                <w:sz w:val="20"/>
                <w:szCs w:val="20"/>
              </w:rPr>
              <w:t>Dropdown</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EBACD" w14:textId="77777777" w:rsidR="005F5911" w:rsidRDefault="00F30925">
            <w:r>
              <w:rPr>
                <w:sz w:val="20"/>
                <w:szCs w:val="20"/>
              </w:rPr>
              <w:t>Yes</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12D4F" w14:textId="77777777" w:rsidR="005F5911" w:rsidRDefault="00F30925">
            <w:r>
              <w:rPr>
                <w:sz w:val="20"/>
                <w:szCs w:val="20"/>
              </w:rPr>
              <w:t>Options: Urgent (within 7 days) / Within a month / Flexible. Drives CA assignment SLA. ITR deadline proximity auto-detected by system and overrides to Urgent if filing deadline is within 30 days.</w:t>
            </w:r>
          </w:p>
        </w:tc>
      </w:tr>
      <w:tr w:rsidR="005F5911" w14:paraId="09D6F6C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AC292" w14:textId="77777777" w:rsidR="005F5911" w:rsidRDefault="00F30925">
            <w:r>
              <w:rPr>
                <w:sz w:val="20"/>
                <w:szCs w:val="20"/>
              </w:rPr>
              <w:t>Best Time to Call</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70993" w14:textId="77777777" w:rsidR="005F5911" w:rsidRDefault="00F30925">
            <w:r>
              <w:rPr>
                <w:sz w:val="20"/>
                <w:szCs w:val="20"/>
              </w:rPr>
              <w:t>Dropdown + time input</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6F829" w14:textId="77777777" w:rsidR="005F5911" w:rsidRDefault="00F30925">
            <w:r>
              <w:rPr>
                <w:sz w:val="20"/>
                <w:szCs w:val="20"/>
              </w:rPr>
              <w:t>Yes</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B19BB" w14:textId="77777777" w:rsidR="005F5911" w:rsidRDefault="00F30925">
            <w:r>
              <w:rPr>
                <w:sz w:val="20"/>
                <w:szCs w:val="20"/>
              </w:rPr>
              <w:t>Time zone auto-detected from country of residence. Morning / Afternoon / Evening in local time. Weekday / Weekend preference.</w:t>
            </w:r>
          </w:p>
        </w:tc>
      </w:tr>
      <w:tr w:rsidR="005F5911" w14:paraId="1C7B06C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6BE1D" w14:textId="77777777" w:rsidR="005F5911" w:rsidRDefault="00F30925">
            <w:r>
              <w:rPr>
                <w:sz w:val="20"/>
                <w:szCs w:val="20"/>
              </w:rPr>
              <w:t>Do you have a preferred CA or want us to assign one?</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81562" w14:textId="77777777" w:rsidR="005F5911" w:rsidRDefault="00F30925">
            <w:r>
              <w:rPr>
                <w:sz w:val="20"/>
                <w:szCs w:val="20"/>
              </w:rPr>
              <w:t>Radio button</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928F1" w14:textId="77777777" w:rsidR="005F5911" w:rsidRDefault="00F30925">
            <w:r>
              <w:rPr>
                <w:sz w:val="20"/>
                <w:szCs w:val="20"/>
              </w:rPr>
              <w:t>Yes</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4854F" w14:textId="77777777" w:rsidR="005F5911" w:rsidRDefault="00F30925">
            <w:r>
              <w:rPr>
                <w:sz w:val="20"/>
                <w:szCs w:val="20"/>
              </w:rPr>
              <w:t>Options: Assign a CA from your panel / I have my own CA (I need platform support only). If own CA: capture CA name and email for coordination.</w:t>
            </w:r>
          </w:p>
        </w:tc>
      </w:tr>
      <w:tr w:rsidR="005F5911" w14:paraId="72201C3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013C1" w14:textId="77777777" w:rsidR="005F5911" w:rsidRDefault="00F30925">
            <w:r>
              <w:rPr>
                <w:sz w:val="20"/>
                <w:szCs w:val="20"/>
              </w:rPr>
              <w:t>Additional Notes or Documents to Share</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29893" w14:textId="77777777" w:rsidR="005F5911" w:rsidRDefault="00F30925">
            <w:r>
              <w:rPr>
                <w:sz w:val="20"/>
                <w:szCs w:val="20"/>
              </w:rPr>
              <w:t>Free text + file upload</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4017E" w14:textId="77777777" w:rsidR="005F5911" w:rsidRDefault="00F30925">
            <w:r>
              <w:rPr>
                <w:sz w:val="20"/>
                <w:szCs w:val="20"/>
              </w:rPr>
              <w:t>No</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9FA32" w14:textId="77777777" w:rsidR="005F5911" w:rsidRDefault="00F30925">
            <w:r>
              <w:rPr>
                <w:sz w:val="20"/>
                <w:szCs w:val="20"/>
              </w:rPr>
              <w:t>Text: Max 500 characters. File upload: PDF/JPG, max 10MB, for advance uploads such as previous ITR acknowledgement, property sale deed, notice copy.</w:t>
            </w:r>
          </w:p>
        </w:tc>
      </w:tr>
      <w:tr w:rsidR="005F5911" w14:paraId="6EC21DA0"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751D5" w14:textId="77777777" w:rsidR="005F5911" w:rsidRDefault="00F30925">
            <w:r>
              <w:rPr>
                <w:sz w:val="20"/>
                <w:szCs w:val="20"/>
              </w:rPr>
              <w:t>Consent</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B28ED" w14:textId="77777777" w:rsidR="005F5911" w:rsidRDefault="00F30925">
            <w:r>
              <w:rPr>
                <w:sz w:val="20"/>
                <w:szCs w:val="20"/>
              </w:rPr>
              <w:t>Checkbox</w:t>
            </w:r>
          </w:p>
        </w:tc>
        <w:tc>
          <w:tcPr>
            <w:tcW w:w="9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DF00C" w14:textId="77777777" w:rsidR="005F5911" w:rsidRDefault="00F30925">
            <w:r>
              <w:rPr>
                <w:sz w:val="20"/>
                <w:szCs w:val="20"/>
              </w:rPr>
              <w:t>Yes</w:t>
            </w:r>
          </w:p>
        </w:tc>
        <w:tc>
          <w:tcPr>
            <w:tcW w:w="4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F0867" w14:textId="77777777" w:rsidR="005F5911" w:rsidRDefault="00F30925">
            <w:r>
              <w:rPr>
                <w:sz w:val="20"/>
                <w:szCs w:val="20"/>
              </w:rPr>
              <w:t>"I agree to share my details with the empanelled CA for assessment and engagement. I understand this is an interest registration and fees will be confirmed by the CA separately."</w:t>
            </w:r>
          </w:p>
        </w:tc>
      </w:tr>
    </w:tbl>
    <w:p w14:paraId="27F76489" w14:textId="77777777" w:rsidR="005F5911" w:rsidRDefault="005F5911">
      <w:pPr>
        <w:spacing w:before="40" w:after="40"/>
      </w:pPr>
    </w:p>
    <w:p w14:paraId="58D89457" w14:textId="77777777" w:rsidR="005F5911" w:rsidRDefault="00F30925">
      <w:pPr>
        <w:pStyle w:val="Heading3"/>
      </w:pPr>
      <w:r>
        <w:t>8.22.3 Post-Submission Workflow — CA Assignment and Engagement</w:t>
      </w:r>
    </w:p>
    <w:p w14:paraId="07BFACC5" w14:textId="77777777" w:rsidR="005F5911" w:rsidRDefault="00F30925">
      <w:pPr>
        <w:pStyle w:val="ListParagraph"/>
        <w:numPr>
          <w:ilvl w:val="0"/>
          <w:numId w:val="4"/>
        </w:numPr>
        <w:spacing w:before="40" w:after="40"/>
      </w:pPr>
      <w:r>
        <w:t>NRI submits form → Confirmation screen: "Thank you. Our tax specialist will contact you within 1 business day to understand your requirements and provide a fee estimate."</w:t>
      </w:r>
    </w:p>
    <w:p w14:paraId="5F53A8E7" w14:textId="77777777" w:rsidR="005F5911" w:rsidRDefault="00F30925">
      <w:pPr>
        <w:pStyle w:val="ListParagraph"/>
        <w:numPr>
          <w:ilvl w:val="0"/>
          <w:numId w:val="4"/>
        </w:numPr>
        <w:spacing w:before="40" w:after="40"/>
      </w:pPr>
      <w:r>
        <w:t>System auto-creates Tax Service Lead in CRM with: service type, urgency, income profile, India income sources, property details (if any), notice flag (if any).</w:t>
      </w:r>
    </w:p>
    <w:p w14:paraId="27838D9F" w14:textId="77777777" w:rsidR="005F5911" w:rsidRDefault="00F30925">
      <w:pPr>
        <w:pStyle w:val="ListParagraph"/>
        <w:numPr>
          <w:ilvl w:val="0"/>
          <w:numId w:val="4"/>
        </w:numPr>
        <w:spacing w:before="40" w:after="40"/>
      </w:pPr>
      <w:r>
        <w:t>Auto-routing logic: If Income Tax Notice received → Urgent flag → CA manager notified immediately (not just next business day). If Lower TDS certificate required and property sale is imminent → Urgent flag.</w:t>
      </w:r>
    </w:p>
    <w:p w14:paraId="7CDCCF38" w14:textId="5DE26259" w:rsidR="005F5911" w:rsidRDefault="00F30925">
      <w:pPr>
        <w:pStyle w:val="ListParagraph"/>
        <w:numPr>
          <w:ilvl w:val="0"/>
          <w:numId w:val="4"/>
        </w:numPr>
        <w:spacing w:before="40" w:after="40"/>
      </w:pPr>
      <w:r>
        <w:t xml:space="preserve">CA assigned from </w:t>
      </w:r>
      <w:r w:rsidR="008F422C">
        <w:t>empaneled</w:t>
      </w:r>
      <w:r>
        <w:t xml:space="preserve"> panel based on: service type expertise (property specialist vs general ITR CA), language preference (if captured), workload balancing, country of NRI (UAE/Singapore CAs may have more treaty experience).</w:t>
      </w:r>
    </w:p>
    <w:p w14:paraId="3E069BF8" w14:textId="77777777" w:rsidR="005F5911" w:rsidRDefault="00F30925">
      <w:pPr>
        <w:pStyle w:val="ListParagraph"/>
        <w:numPr>
          <w:ilvl w:val="0"/>
          <w:numId w:val="4"/>
        </w:numPr>
        <w:spacing w:before="40" w:after="40"/>
      </w:pPr>
      <w:r>
        <w:t>CA receives CRM notification with full investor brief: Name, PAN, country of residence, services requested, income profile, property details, uploaded documents (if any), best time to call.</w:t>
      </w:r>
    </w:p>
    <w:p w14:paraId="1E9A400E" w14:textId="77777777" w:rsidR="005F5911" w:rsidRDefault="00F30925">
      <w:pPr>
        <w:pStyle w:val="ListParagraph"/>
        <w:numPr>
          <w:ilvl w:val="0"/>
          <w:numId w:val="4"/>
        </w:numPr>
        <w:spacing w:before="40" w:after="40"/>
      </w:pPr>
      <w:r>
        <w:t>CA calls NRI within SLA (Urgent: same business day; Standard: 1 business day). Call outcome logged: Scope agreed / More info needed / Declined / Referred to specialist.</w:t>
      </w:r>
    </w:p>
    <w:p w14:paraId="1E980D17" w14:textId="77777777" w:rsidR="005F5911" w:rsidRDefault="00F30925">
      <w:pPr>
        <w:pStyle w:val="ListParagraph"/>
        <w:numPr>
          <w:ilvl w:val="0"/>
          <w:numId w:val="4"/>
        </w:numPr>
        <w:spacing w:before="40" w:after="40"/>
      </w:pPr>
      <w:r>
        <w:t>Fee proposal sent by CA via email (with platform copy). NRI accepts → service initiated. Fee payment collected via platform (Phase 2) or directly (Phase 1).</w:t>
      </w:r>
    </w:p>
    <w:p w14:paraId="4A3AE114" w14:textId="77777777" w:rsidR="005F5911" w:rsidRDefault="00F30925">
      <w:pPr>
        <w:pStyle w:val="ListParagraph"/>
        <w:numPr>
          <w:ilvl w:val="0"/>
          <w:numId w:val="4"/>
        </w:numPr>
        <w:spacing w:before="40" w:after="40"/>
      </w:pPr>
      <w:r>
        <w:t>Service completion tracked: CA marks status — In Progress / Documents Pending from Client / Filed / Completed. NRI sees status in "My Tax Services" section of app.</w:t>
      </w:r>
    </w:p>
    <w:p w14:paraId="4FD99F2C" w14:textId="77777777" w:rsidR="005F5911" w:rsidRDefault="005F5911">
      <w:pPr>
        <w:spacing w:before="40" w:after="40"/>
      </w:pPr>
    </w:p>
    <w:p w14:paraId="6ABC2BD4" w14:textId="77777777" w:rsidR="005F5911" w:rsidRDefault="00F30925">
      <w:pPr>
        <w:pStyle w:val="Heading3"/>
      </w:pPr>
      <w:r>
        <w:t>8.22.4 Contextual In-App Prompts (Automated Lead Generation)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3510"/>
        <w:gridCol w:w="2340"/>
      </w:tblGrid>
      <w:tr w:rsidR="005F5911" w14:paraId="2DB75FAE" w14:textId="77777777">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EA63D8" w14:textId="77777777" w:rsidR="005F5911" w:rsidRDefault="00F30925">
            <w:r>
              <w:rPr>
                <w:b/>
                <w:bCs/>
                <w:color w:val="FFFFFF"/>
                <w:sz w:val="20"/>
                <w:szCs w:val="20"/>
              </w:rPr>
              <w:t>Trigger Event</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E052AA9" w14:textId="77777777" w:rsidR="005F5911" w:rsidRDefault="00F30925">
            <w:r>
              <w:rPr>
                <w:b/>
                <w:bCs/>
                <w:color w:val="FFFFFF"/>
                <w:sz w:val="20"/>
                <w:szCs w:val="20"/>
              </w:rPr>
              <w:t>Contextual Prompt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7428363" w14:textId="77777777" w:rsidR="005F5911" w:rsidRDefault="00F30925">
            <w:r>
              <w:rPr>
                <w:b/>
                <w:bCs/>
                <w:color w:val="FFFFFF"/>
                <w:sz w:val="20"/>
                <w:szCs w:val="20"/>
              </w:rPr>
              <w:t>CTA</w:t>
            </w:r>
          </w:p>
        </w:tc>
      </w:tr>
      <w:tr w:rsidR="005F5911" w14:paraId="59CC2D41"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E7392" w14:textId="77777777" w:rsidR="005F5911" w:rsidRDefault="00F30925">
            <w:r>
              <w:rPr>
                <w:sz w:val="20"/>
                <w:szCs w:val="20"/>
              </w:rPr>
              <w:t>NRI redeems mutual fund units (NRO account, gain &gt; Rs 1L)</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48E50" w14:textId="77777777" w:rsidR="005F5911" w:rsidRDefault="00F30925">
            <w:r>
              <w:rPr>
                <w:sz w:val="20"/>
                <w:szCs w:val="20"/>
              </w:rPr>
              <w:t>"You have redeemed Rs X from [Fund]. Capital gains tax may be applicable. Want our CA to handle your ITR and DTAA claim?"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49105" w14:textId="77777777" w:rsidR="005F5911" w:rsidRDefault="00F30925">
            <w:r>
              <w:rPr>
                <w:sz w:val="20"/>
                <w:szCs w:val="20"/>
              </w:rPr>
              <w:t>"Yes, connect me with a CA"</w:t>
            </w:r>
          </w:p>
        </w:tc>
      </w:tr>
      <w:tr w:rsidR="005F5911" w14:paraId="428A63C4"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0F88C" w14:textId="77777777" w:rsidR="005F5911" w:rsidRDefault="00F30925">
            <w:r>
              <w:rPr>
                <w:sz w:val="20"/>
                <w:szCs w:val="20"/>
              </w:rPr>
              <w:t>NRI visits Repatriation Planner and amount &gt; Rs 40L</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BD5D9" w14:textId="77777777" w:rsidR="005F5911" w:rsidRDefault="00F30925">
            <w:r>
              <w:rPr>
                <w:sz w:val="20"/>
                <w:szCs w:val="20"/>
              </w:rPr>
              <w:t>"Repatriation above Rs 40 lakh requires Form 15CA and CA-certified Form 15CB. Want us to handle this end-to-end?"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7A824" w14:textId="77777777" w:rsidR="005F5911" w:rsidRDefault="00F30925">
            <w:r>
              <w:rPr>
                <w:sz w:val="20"/>
                <w:szCs w:val="20"/>
              </w:rPr>
              <w:t>"Get CA Support"</w:t>
            </w:r>
          </w:p>
        </w:tc>
      </w:tr>
      <w:tr w:rsidR="005F5911" w14:paraId="6884A69E"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22540" w14:textId="77777777" w:rsidR="005F5911" w:rsidRDefault="00F30925">
            <w:r>
              <w:rPr>
                <w:sz w:val="20"/>
                <w:szCs w:val="20"/>
              </w:rPr>
              <w:t>Tax season nudge (Jan–Mar annually)</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BFA4B" w14:textId="77777777" w:rsidR="005F5911" w:rsidRDefault="00F30925">
            <w:r>
              <w:rPr>
                <w:sz w:val="20"/>
                <w:szCs w:val="20"/>
              </w:rPr>
              <w:t>"ITR filing deadline is approaching. As an NRI with Indian income, you may need to file. Let our CA team handle it."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DD442" w14:textId="77777777" w:rsidR="005F5911" w:rsidRDefault="00F30925">
            <w:r>
              <w:rPr>
                <w:sz w:val="20"/>
                <w:szCs w:val="20"/>
              </w:rPr>
              <w:t>"File My ITR"</w:t>
            </w:r>
          </w:p>
        </w:tc>
      </w:tr>
      <w:tr w:rsidR="005F5911" w14:paraId="27C46CA2"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8E68C" w14:textId="77777777" w:rsidR="005F5911" w:rsidRDefault="00F30925">
            <w:r>
              <w:rPr>
                <w:sz w:val="20"/>
                <w:szCs w:val="20"/>
              </w:rPr>
              <w:t>NRI has property data entered in profile (or indicates property on form)</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158F5" w14:textId="77777777" w:rsidR="005F5911" w:rsidRDefault="00F30925">
            <w:r>
              <w:rPr>
                <w:sz w:val="20"/>
                <w:szCs w:val="20"/>
              </w:rPr>
              <w:t>"Planning to sell your Indian property? Our CA can help compute capital gains, apply for Lower TDS certificate, and ensure maximum repatriation."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E8F83" w14:textId="77777777" w:rsidR="005F5911" w:rsidRDefault="00F30925">
            <w:r>
              <w:rPr>
                <w:sz w:val="20"/>
                <w:szCs w:val="20"/>
              </w:rPr>
              <w:t>"Get Property Tax Help"</w:t>
            </w:r>
          </w:p>
        </w:tc>
      </w:tr>
      <w:tr w:rsidR="005F5911" w14:paraId="55CC87A5"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846BD" w14:textId="77777777" w:rsidR="005F5911" w:rsidRDefault="00F30925">
            <w:r>
              <w:rPr>
                <w:sz w:val="20"/>
                <w:szCs w:val="20"/>
              </w:rPr>
              <w:t>NRI has not activated DTAA benefit (UAE/Singapore/Gulf)</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E89DD" w14:textId="77777777" w:rsidR="005F5911" w:rsidRDefault="00F30925">
            <w:r>
              <w:rPr>
                <w:sz w:val="20"/>
                <w:szCs w:val="20"/>
              </w:rPr>
              <w:t>"You may be eligible for ZERO capital gains tax in India. Our tax team can file your claim and get a refund of TDS already deducted."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BCEE1" w14:textId="77777777" w:rsidR="005F5911" w:rsidRDefault="00F30925">
            <w:r>
              <w:rPr>
                <w:sz w:val="20"/>
                <w:szCs w:val="20"/>
              </w:rPr>
              <w:t>"Claim My DTAA Benefit"</w:t>
            </w:r>
          </w:p>
        </w:tc>
      </w:tr>
      <w:tr w:rsidR="005F5911" w14:paraId="1E95CCA9"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CB32A" w14:textId="77777777" w:rsidR="005F5911" w:rsidRDefault="00F30925">
            <w:r>
              <w:rPr>
                <w:sz w:val="20"/>
                <w:szCs w:val="20"/>
              </w:rPr>
              <w:t>NRI receives It notice (detected via future IT portal integration — Phase 3)</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20D27" w14:textId="77777777" w:rsidR="005F5911" w:rsidRDefault="00F30925">
            <w:r>
              <w:rPr>
                <w:sz w:val="20"/>
                <w:szCs w:val="20"/>
              </w:rPr>
              <w:t>"We detected an Income Tax communication against your PAN. Our CA can respond on your behalf."</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F622A" w14:textId="77777777" w:rsidR="005F5911" w:rsidRDefault="00F30925">
            <w:r>
              <w:rPr>
                <w:sz w:val="20"/>
                <w:szCs w:val="20"/>
              </w:rPr>
              <w:t>"Connect CA Urgently"</w:t>
            </w:r>
          </w:p>
        </w:tc>
      </w:tr>
    </w:tbl>
    <w:p w14:paraId="73D93C58" w14:textId="77777777" w:rsidR="005F5911" w:rsidRDefault="005F5911">
      <w:pPr>
        <w:spacing w:before="40" w:after="40"/>
      </w:pPr>
    </w:p>
    <w:p w14:paraId="6FECEAB6" w14:textId="77777777" w:rsidR="005F5911" w:rsidRDefault="00F30925">
      <w:pPr>
        <w:pStyle w:val="Heading3"/>
      </w:pPr>
      <w:r>
        <w:t>8.22.5 CA Empanelment &amp; Quality Framework (Operations)</w:t>
      </w:r>
    </w:p>
    <w:p w14:paraId="6EF533F0" w14:textId="77777777" w:rsidR="005F5911" w:rsidRDefault="00F30925">
      <w:pPr>
        <w:pStyle w:val="ListParagraph"/>
        <w:numPr>
          <w:ilvl w:val="0"/>
          <w:numId w:val="2"/>
        </w:numPr>
        <w:spacing w:before="40" w:after="40"/>
      </w:pPr>
      <w:r>
        <w:t>Empanelled CAs must hold valid ICAI Certificate of Practice; NRI taxation experience mandatory (minimum 3 years)</w:t>
      </w:r>
    </w:p>
    <w:p w14:paraId="4FD666B6" w14:textId="77777777" w:rsidR="005F5911" w:rsidRDefault="00F30925">
      <w:pPr>
        <w:pStyle w:val="ListParagraph"/>
        <w:numPr>
          <w:ilvl w:val="0"/>
          <w:numId w:val="2"/>
        </w:numPr>
        <w:spacing w:before="40" w:after="40"/>
      </w:pPr>
      <w:r>
        <w:t>Language coverage: English mandatory; Hindi, Punjabi, Malayalam, Telugu, Gujarati preferred for specific NRI diaspora segments</w:t>
      </w:r>
    </w:p>
    <w:p w14:paraId="6F2F3CF0" w14:textId="77777777" w:rsidR="005F5911" w:rsidRDefault="00F30925">
      <w:pPr>
        <w:pStyle w:val="ListParagraph"/>
        <w:numPr>
          <w:ilvl w:val="0"/>
          <w:numId w:val="2"/>
        </w:numPr>
        <w:spacing w:before="40" w:after="40"/>
      </w:pPr>
      <w:r>
        <w:t>CA SLA agreement: First contact within 1 business day (standard), same day (urgent); filing within agreed timeline (per scope)</w:t>
      </w:r>
    </w:p>
    <w:p w14:paraId="0241C7D1" w14:textId="77777777" w:rsidR="005F5911" w:rsidRDefault="00F30925">
      <w:pPr>
        <w:pStyle w:val="ListParagraph"/>
        <w:numPr>
          <w:ilvl w:val="0"/>
          <w:numId w:val="2"/>
        </w:numPr>
        <w:spacing w:before="40" w:after="40"/>
      </w:pPr>
      <w:r>
        <w:t>Client feedback collected post-service completion: NPS survey (5 questions). CA quality score tracked; minimum threshold for continued empanelment</w:t>
      </w:r>
    </w:p>
    <w:p w14:paraId="309B3D85" w14:textId="77777777" w:rsidR="005F5911" w:rsidRDefault="00F30925">
      <w:pPr>
        <w:pStyle w:val="ListParagraph"/>
        <w:numPr>
          <w:ilvl w:val="0"/>
          <w:numId w:val="2"/>
        </w:numPr>
        <w:spacing w:before="40" w:after="40"/>
      </w:pPr>
      <w:r>
        <w:t>CA dashboard: Service pipeline, pending leads, SLA status, completed work, client feedback summary</w:t>
      </w:r>
    </w:p>
    <w:p w14:paraId="4E93F1AF" w14:textId="77777777" w:rsidR="005F5911" w:rsidRDefault="00F30925">
      <w:pPr>
        <w:pStyle w:val="ListParagraph"/>
        <w:numPr>
          <w:ilvl w:val="0"/>
          <w:numId w:val="2"/>
        </w:numPr>
        <w:spacing w:before="40" w:after="40"/>
      </w:pPr>
      <w:r>
        <w:t>Conflict of interest: CA may not solicit additional services beyond what NRI has consented to via platform. Platform retains right to reassign if client complaint received</w:t>
      </w:r>
    </w:p>
    <w:p w14:paraId="1CAB934E" w14:textId="77777777" w:rsidR="005F5911" w:rsidRDefault="00F30925">
      <w:r>
        <w:br w:type="page"/>
      </w:r>
    </w:p>
    <w:p w14:paraId="7D3ECACF" w14:textId="77777777" w:rsidR="005F5911" w:rsidRDefault="00F30925">
      <w:pPr>
        <w:pStyle w:val="Heading1"/>
        <w:pBdr>
          <w:bottom w:val="single" w:sz="8" w:space="0" w:color="C55A11"/>
        </w:pBdr>
        <w:shd w:val="clear" w:color="auto" w:fill="1F4E79"/>
        <w:ind w:left="180" w:right="180"/>
      </w:pPr>
      <w:r>
        <w:t>9. AI-First Intelligence Architecture</w:t>
      </w:r>
    </w:p>
    <w:p w14:paraId="6CF75F3B" w14:textId="27294629" w:rsidR="005F5911" w:rsidRDefault="00F30925">
      <w:pPr>
        <w:pBdr>
          <w:left w:val="single" w:sz="12" w:space="4" w:color="C55A11"/>
        </w:pBdr>
        <w:shd w:val="clear" w:color="auto" w:fill="FCE4D6"/>
        <w:spacing w:before="80" w:after="80"/>
        <w:ind w:left="180" w:right="120"/>
      </w:pPr>
      <w:r>
        <w:rPr>
          <w:sz w:val="20"/>
          <w:szCs w:val="20"/>
        </w:rPr>
        <w:t>This platform is designed as an AI-first product from inception, not a traditional platform with AI bolted on. Every user journey, operational workflow, and compliance process has a corresponding AI capability defined below. AI is the primary mechanism through which this platform will create and sustain a competitive moat in the NRI investment market.</w:t>
      </w:r>
    </w:p>
    <w:p w14:paraId="690D5A56" w14:textId="77777777" w:rsidR="005F5911" w:rsidRDefault="005F5911">
      <w:pPr>
        <w:spacing w:before="40" w:after="40"/>
      </w:pPr>
    </w:p>
    <w:p w14:paraId="404F717B" w14:textId="77777777" w:rsidR="005F5911" w:rsidRDefault="00F30925">
      <w:pPr>
        <w:pStyle w:val="Heading2"/>
        <w:pBdr>
          <w:bottom w:val="single" w:sz="4" w:space="2" w:color="D5E8F0"/>
        </w:pBdr>
      </w:pPr>
      <w:r>
        <w:t>9.1 Strategic AI Thesis</w:t>
      </w:r>
    </w:p>
    <w:p w14:paraId="42C1462A" w14:textId="7A8371A7" w:rsidR="005F5911" w:rsidRDefault="00F30925">
      <w:pPr>
        <w:spacing w:before="60" w:after="60"/>
      </w:pPr>
      <w:r>
        <w:t xml:space="preserve">The NRI MF market is not won on execution speed — every platform books orders on </w:t>
      </w:r>
      <w:r w:rsidR="001E7F2C">
        <w:t xml:space="preserve">NSE MF / </w:t>
      </w:r>
      <w:r>
        <w:t>BSE Star MF</w:t>
      </w:r>
      <w:r w:rsidR="001E7F2C">
        <w:t xml:space="preserve"> / MF Uitlity</w:t>
      </w:r>
      <w:r>
        <w:t xml:space="preserve"> at the same NAV. The platform is won on intelligence. An NRI in Dubai at 11 PM should feel the platform understands their exact tax situation, knows the IST NAV cut-off is in 4 hours, and proactively tells them their DTAA benefit just saved them Rs 2.3L this financial year. That experience is not built with features alone — it is built with AI woven into every touchpoint.</w:t>
      </w:r>
    </w:p>
    <w:p w14:paraId="0BAD81DE" w14:textId="77777777" w:rsidR="005F5911" w:rsidRDefault="005F5911">
      <w:pPr>
        <w:spacing w:before="40" w:after="40"/>
      </w:pPr>
    </w:p>
    <w:p w14:paraId="1A5BD580" w14:textId="26A61F30" w:rsidR="005F5911" w:rsidRDefault="00F30925">
      <w:pPr>
        <w:spacing w:before="60" w:after="60"/>
      </w:pPr>
      <w:r>
        <w:t xml:space="preserve">The compounding advantage: NRI investor data is globally scarce. A platform that accumulates 3 years of authentic NRI financial </w:t>
      </w:r>
      <w:r w:rsidR="00C1228D">
        <w:t>behavior</w:t>
      </w:r>
      <w:r>
        <w:t xml:space="preserve"> — DTAA decisions, repatriation patterns, SIP bounce triggers, goal achievement rates — builds an asymmetric data asset that no new entrant, regardless of funding, can replicate quickly. Every rupee invested in data quality in Year 1 returns compounding model accuracy for Years 2 and 3.</w:t>
      </w:r>
    </w:p>
    <w:p w14:paraId="501A5DA6" w14:textId="77777777" w:rsidR="005F5911" w:rsidRDefault="005F5911">
      <w:pPr>
        <w:spacing w:before="40" w:after="40"/>
      </w:pPr>
    </w:p>
    <w:p w14:paraId="1E879474" w14:textId="77777777" w:rsidR="005F5911" w:rsidRDefault="00F30925">
      <w:pPr>
        <w:pStyle w:val="Heading2"/>
        <w:pBdr>
          <w:bottom w:val="single" w:sz="4" w:space="2" w:color="D5E8F0"/>
        </w:pBdr>
      </w:pPr>
      <w:r>
        <w:t>9.2 Six AI Intelligence Layers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8"/>
        <w:gridCol w:w="2719"/>
        <w:gridCol w:w="4418"/>
        <w:gridCol w:w="1045"/>
      </w:tblGrid>
      <w:tr w:rsidR="005F5911" w14:paraId="018EC985" w14:textId="77777777">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56F63D" w14:textId="77777777" w:rsidR="005F5911" w:rsidRDefault="00F30925">
            <w:r>
              <w:rPr>
                <w:b/>
                <w:bCs/>
                <w:color w:val="FFFFFF"/>
                <w:sz w:val="20"/>
                <w:szCs w:val="20"/>
              </w:rPr>
              <w:t>Layer</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3162AA" w14:textId="77777777" w:rsidR="005F5911" w:rsidRDefault="00F30925">
            <w:r>
              <w:rPr>
                <w:b/>
                <w:bCs/>
                <w:color w:val="FFFFFF"/>
                <w:sz w:val="20"/>
                <w:szCs w:val="20"/>
              </w:rPr>
              <w:t>Name</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AA3122A" w14:textId="77777777" w:rsidR="005F5911" w:rsidRDefault="00F30925">
            <w:r>
              <w:rPr>
                <w:b/>
                <w:bCs/>
                <w:color w:val="FFFFFF"/>
                <w:sz w:val="20"/>
                <w:szCs w:val="20"/>
              </w:rPr>
              <w:t>Scope</w:t>
            </w:r>
          </w:p>
        </w:tc>
        <w:tc>
          <w:tcPr>
            <w:tcW w:w="75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CFC9937" w14:textId="77777777" w:rsidR="005F5911" w:rsidRDefault="00F30925">
            <w:r>
              <w:rPr>
                <w:b/>
                <w:bCs/>
                <w:color w:val="FFFFFF"/>
                <w:sz w:val="20"/>
                <w:szCs w:val="20"/>
              </w:rPr>
              <w:t>Phase</w:t>
            </w:r>
          </w:p>
        </w:tc>
      </w:tr>
      <w:tr w:rsidR="005F5911" w14:paraId="246D3C99" w14:textId="77777777">
        <w:tc>
          <w:tcPr>
            <w:tcW w:w="9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D5B494" w14:textId="77777777" w:rsidR="005F5911" w:rsidRDefault="00F30925">
            <w:r>
              <w:rPr>
                <w:b/>
                <w:bCs/>
                <w:color w:val="1F4E79"/>
                <w:sz w:val="20"/>
                <w:szCs w:val="20"/>
              </w:rPr>
              <w:t>1</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D739F" w14:textId="77777777" w:rsidR="005F5911" w:rsidRDefault="00F30925">
            <w:r>
              <w:rPr>
                <w:sz w:val="20"/>
                <w:szCs w:val="20"/>
              </w:rPr>
              <w:t>Document Intelligence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9889B" w14:textId="77777777" w:rsidR="005F5911" w:rsidRDefault="00F30925">
            <w:r>
              <w:rPr>
                <w:sz w:val="20"/>
                <w:szCs w:val="20"/>
              </w:rPr>
              <w:t>AI-powered OCR, entity extraction, and document validation for passports, TRC, Form 10F, CAS, Form 26AS, property deeds — eliminating all manual data entry</w:t>
            </w:r>
          </w:p>
        </w:tc>
        <w:tc>
          <w:tcPr>
            <w:tcW w:w="75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38A8716" w14:textId="6B345C21" w:rsidR="005F5911" w:rsidRDefault="00F30925">
            <w:r>
              <w:rPr>
                <w:b/>
                <w:bCs/>
                <w:color w:val="375623"/>
                <w:sz w:val="20"/>
                <w:szCs w:val="20"/>
              </w:rPr>
              <w:t>P</w:t>
            </w:r>
            <w:r w:rsidR="005154C7">
              <w:rPr>
                <w:b/>
                <w:bCs/>
                <w:color w:val="375623"/>
                <w:sz w:val="20"/>
                <w:szCs w:val="20"/>
              </w:rPr>
              <w:t>1</w:t>
            </w:r>
          </w:p>
        </w:tc>
      </w:tr>
      <w:tr w:rsidR="005F5911" w14:paraId="72CB9E81" w14:textId="77777777">
        <w:tc>
          <w:tcPr>
            <w:tcW w:w="93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DBA78C0" w14:textId="77777777" w:rsidR="005F5911" w:rsidRDefault="00F30925">
            <w:r>
              <w:rPr>
                <w:b/>
                <w:bCs/>
                <w:color w:val="375623"/>
                <w:sz w:val="20"/>
                <w:szCs w:val="20"/>
              </w:rPr>
              <w:t>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715F2" w14:textId="77777777" w:rsidR="005F5911" w:rsidRDefault="00F30925">
            <w:r>
              <w:rPr>
                <w:sz w:val="20"/>
                <w:szCs w:val="20"/>
              </w:rPr>
              <w:t>Conversational AI</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1C799" w14:textId="5E3CA41F" w:rsidR="005F5911" w:rsidRDefault="00F30925">
            <w:r>
              <w:rPr>
                <w:sz w:val="20"/>
                <w:szCs w:val="20"/>
              </w:rPr>
              <w:t xml:space="preserve">NRI-native AI assistant answering tax questions, walking through repatriation scenarios, processing natural-language investment instructions in English, Hindi, and </w:t>
            </w:r>
            <w:r w:rsidR="00BE0E97">
              <w:rPr>
                <w:sz w:val="20"/>
                <w:szCs w:val="20"/>
              </w:rPr>
              <w:t>Others</w:t>
            </w:r>
          </w:p>
        </w:tc>
        <w:tc>
          <w:tcPr>
            <w:tcW w:w="75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9E2F486" w14:textId="77777777" w:rsidR="005F5911" w:rsidRDefault="00F30925">
            <w:r>
              <w:rPr>
                <w:b/>
                <w:bCs/>
                <w:color w:val="375623"/>
                <w:sz w:val="20"/>
                <w:szCs w:val="20"/>
              </w:rPr>
              <w:t>P1</w:t>
            </w:r>
          </w:p>
        </w:tc>
      </w:tr>
      <w:tr w:rsidR="005F5911" w14:paraId="4554B792" w14:textId="77777777">
        <w:tc>
          <w:tcPr>
            <w:tcW w:w="936"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088CB54D" w14:textId="77777777" w:rsidR="005F5911" w:rsidRDefault="00F30925">
            <w:r>
              <w:rPr>
                <w:b/>
                <w:bCs/>
                <w:color w:val="5B2C8D"/>
                <w:sz w:val="20"/>
                <w:szCs w:val="20"/>
              </w:rPr>
              <w:t>3</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3F6F5" w14:textId="07A50ECE" w:rsidR="005F5911" w:rsidRDefault="00C1228D">
            <w:r>
              <w:rPr>
                <w:sz w:val="20"/>
                <w:szCs w:val="20"/>
              </w:rPr>
              <w:t>Personalization</w:t>
            </w:r>
            <w:r w:rsidR="00F30925">
              <w:rPr>
                <w:sz w:val="20"/>
                <w:szCs w:val="20"/>
              </w:rPr>
              <w:t xml:space="preserve"> Engine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5E062" w14:textId="5CDB4B38" w:rsidR="005F5911" w:rsidRDefault="00F30925">
            <w:r>
              <w:rPr>
                <w:sz w:val="20"/>
                <w:szCs w:val="20"/>
              </w:rPr>
              <w:t xml:space="preserve">ML-driven fund recommendations, SIP nudges timed to each NRI cash flow pattern, goal deviation alerts, festive investing triggers — all </w:t>
            </w:r>
            <w:r w:rsidR="003E1A7A">
              <w:rPr>
                <w:sz w:val="20"/>
                <w:szCs w:val="20"/>
              </w:rPr>
              <w:t>personalized</w:t>
            </w:r>
            <w:r>
              <w:rPr>
                <w:sz w:val="20"/>
                <w:szCs w:val="20"/>
              </w:rPr>
              <w:t xml:space="preserve"> to country of residence, risk profile, and portfolio</w:t>
            </w:r>
          </w:p>
        </w:tc>
        <w:tc>
          <w:tcPr>
            <w:tcW w:w="75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CADDF1A" w14:textId="61660DE0" w:rsidR="005F5911" w:rsidRPr="00133305" w:rsidRDefault="00F30925">
            <w:r w:rsidRPr="00133305">
              <w:rPr>
                <w:b/>
                <w:bCs/>
                <w:color w:val="BF8F00"/>
                <w:sz w:val="20"/>
                <w:szCs w:val="20"/>
              </w:rPr>
              <w:t>P1</w:t>
            </w:r>
          </w:p>
        </w:tc>
      </w:tr>
      <w:tr w:rsidR="005F5911" w14:paraId="71000EF7" w14:textId="77777777">
        <w:tc>
          <w:tcPr>
            <w:tcW w:w="93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E132EAF" w14:textId="77777777" w:rsidR="005F5911" w:rsidRDefault="00F30925">
            <w:r>
              <w:rPr>
                <w:b/>
                <w:bCs/>
                <w:color w:val="C55A11"/>
                <w:sz w:val="20"/>
                <w:szCs w:val="20"/>
              </w:rPr>
              <w:t>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2D6D4" w14:textId="77777777" w:rsidR="005F5911" w:rsidRDefault="00F30925">
            <w:r>
              <w:rPr>
                <w:sz w:val="20"/>
                <w:szCs w:val="20"/>
              </w:rPr>
              <w:t>Tax Intelligence Engine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84208" w14:textId="77777777" w:rsidR="005F5911" w:rsidRDefault="00F30925">
            <w:r>
              <w:rPr>
                <w:sz w:val="20"/>
                <w:szCs w:val="20"/>
              </w:rPr>
              <w:t>Real-time LTCG/STCG computation, DTAA treaty rate application, pre-redemption TDS simulation, capital gains harvesting suggestions, ITR pre-fill data — driven by live portfolio and configured tax rules</w:t>
            </w:r>
          </w:p>
        </w:tc>
        <w:tc>
          <w:tcPr>
            <w:tcW w:w="75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679FD87" w14:textId="65E5BD1C" w:rsidR="005F5911" w:rsidRPr="00133305" w:rsidRDefault="00F30925">
            <w:r w:rsidRPr="00133305">
              <w:rPr>
                <w:b/>
                <w:bCs/>
                <w:color w:val="BF8F00"/>
                <w:sz w:val="20"/>
                <w:szCs w:val="20"/>
              </w:rPr>
              <w:t>P1</w:t>
            </w:r>
          </w:p>
        </w:tc>
      </w:tr>
      <w:tr w:rsidR="005F5911" w14:paraId="6C142E4E" w14:textId="77777777">
        <w:tc>
          <w:tcPr>
            <w:tcW w:w="936"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2A4AFB4A" w14:textId="77777777" w:rsidR="005F5911" w:rsidRDefault="00F30925">
            <w:r>
              <w:rPr>
                <w:b/>
                <w:bCs/>
                <w:color w:val="C00000"/>
                <w:sz w:val="20"/>
                <w:szCs w:val="20"/>
              </w:rPr>
              <w:t>5</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70C8B" w14:textId="77777777" w:rsidR="005F5911" w:rsidRDefault="00F30925">
            <w:r>
              <w:rPr>
                <w:sz w:val="20"/>
                <w:szCs w:val="20"/>
              </w:rPr>
              <w:t>Risk &amp; Fraud AI</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8EEFC" w14:textId="066FB903" w:rsidR="005F5911" w:rsidRDefault="00F5681A">
            <w:r>
              <w:rPr>
                <w:sz w:val="20"/>
                <w:szCs w:val="20"/>
              </w:rPr>
              <w:t>Behavioral</w:t>
            </w:r>
            <w:r w:rsidR="00F30925">
              <w:rPr>
                <w:sz w:val="20"/>
                <w:szCs w:val="20"/>
              </w:rPr>
              <w:t xml:space="preserve"> biometrics, device trust scoring, anomaly detection on transaction patterns, AML transaction monitoring, deepfake detection during KYC — running silently across every session</w:t>
            </w:r>
          </w:p>
        </w:tc>
        <w:tc>
          <w:tcPr>
            <w:tcW w:w="75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185261F" w14:textId="77777777" w:rsidR="005F5911" w:rsidRDefault="00F30925">
            <w:r>
              <w:rPr>
                <w:b/>
                <w:bCs/>
                <w:color w:val="375623"/>
                <w:sz w:val="20"/>
                <w:szCs w:val="20"/>
              </w:rPr>
              <w:t>P1</w:t>
            </w:r>
          </w:p>
        </w:tc>
      </w:tr>
      <w:tr w:rsidR="005F5911" w14:paraId="197992F6" w14:textId="77777777">
        <w:tc>
          <w:tcPr>
            <w:tcW w:w="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414545" w14:textId="77777777" w:rsidR="005F5911" w:rsidRDefault="00F30925">
            <w:r>
              <w:rPr>
                <w:b/>
                <w:bCs/>
                <w:color w:val="595959"/>
                <w:sz w:val="20"/>
                <w:szCs w:val="20"/>
              </w:rPr>
              <w:t>6</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B52D7" w14:textId="77777777" w:rsidR="005F5911" w:rsidRDefault="00F30925">
            <w:r>
              <w:rPr>
                <w:sz w:val="20"/>
                <w:szCs w:val="20"/>
              </w:rPr>
              <w:t>Operations Intelligence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5D5BA" w14:textId="77777777" w:rsidR="005F5911" w:rsidRDefault="00F30925">
            <w:r>
              <w:rPr>
                <w:sz w:val="20"/>
                <w:szCs w:val="20"/>
              </w:rPr>
              <w:t>AI-assisted reconciliation flagging exceptions proactively, intelligent order retry logic, predictive SIP bounce detection 7 days before debit, automated SEBI SCORES response drafting</w:t>
            </w:r>
          </w:p>
        </w:tc>
        <w:tc>
          <w:tcPr>
            <w:tcW w:w="75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950F52" w14:textId="77777777" w:rsidR="005F5911" w:rsidRDefault="00F30925">
            <w:r>
              <w:rPr>
                <w:b/>
                <w:bCs/>
                <w:color w:val="375623"/>
                <w:sz w:val="20"/>
                <w:szCs w:val="20"/>
              </w:rPr>
              <w:t>P1</w:t>
            </w:r>
          </w:p>
        </w:tc>
      </w:tr>
    </w:tbl>
    <w:p w14:paraId="6807967F" w14:textId="77777777" w:rsidR="005F5911" w:rsidRDefault="005F5911">
      <w:pPr>
        <w:spacing w:before="40" w:after="40"/>
      </w:pPr>
    </w:p>
    <w:p w14:paraId="062569A5" w14:textId="77777777" w:rsidR="005F5911" w:rsidRDefault="00F30925">
      <w:pPr>
        <w:pStyle w:val="Heading2"/>
        <w:pBdr>
          <w:bottom w:val="single" w:sz="4" w:space="2" w:color="D5E8F0"/>
        </w:pBdr>
      </w:pPr>
      <w:r>
        <w:t>9.3 AI Use Cases — 14 Journeys</w:t>
      </w:r>
    </w:p>
    <w:p w14:paraId="64529ACF" w14:textId="77777777" w:rsidR="005F5911" w:rsidRDefault="005F5911">
      <w:pPr>
        <w:spacing w:before="40" w:after="40"/>
      </w:pPr>
    </w:p>
    <w:p w14:paraId="5009D60F" w14:textId="77777777" w:rsidR="005F5911" w:rsidRDefault="00F30925">
      <w:pPr>
        <w:pStyle w:val="Heading3"/>
      </w:pPr>
      <w:r>
        <w:t>9.3.1 Smart KYC — From 48 Hours to 8 Minutes (Phase 1)</w:t>
      </w:r>
    </w:p>
    <w:p w14:paraId="2465D5A4" w14:textId="6D38F83A" w:rsidR="005F5911" w:rsidRDefault="00F30925">
      <w:pPr>
        <w:pBdr>
          <w:left w:val="single" w:sz="12" w:space="4" w:color="375623"/>
        </w:pBdr>
        <w:shd w:val="clear" w:color="auto" w:fill="E2EFDA"/>
        <w:spacing w:before="80" w:after="80"/>
        <w:ind w:left="180" w:right="120"/>
      </w:pPr>
      <w:r>
        <w:rPr>
          <w:sz w:val="20"/>
          <w:szCs w:val="20"/>
        </w:rPr>
        <w:t xml:space="preserve">Target outcome: 95% of KYC applications </w:t>
      </w:r>
      <w:r w:rsidR="00557C2D">
        <w:rPr>
          <w:sz w:val="20"/>
          <w:szCs w:val="20"/>
        </w:rPr>
        <w:t>auto approved</w:t>
      </w:r>
      <w:r>
        <w:rPr>
          <w:sz w:val="20"/>
          <w:szCs w:val="20"/>
        </w:rPr>
        <w:t xml:space="preserve"> by AI within 8 minutes. Human review retained only for genuinely ambiguous cases (~5%). KYC completion rate target: +25% improvement over manual process.</w:t>
      </w:r>
    </w:p>
    <w:p w14:paraId="71C1C666" w14:textId="77777777" w:rsidR="005F5911" w:rsidRDefault="005F5911">
      <w:pPr>
        <w:spacing w:before="40" w:after="4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4212"/>
        <w:gridCol w:w="2340"/>
      </w:tblGrid>
      <w:tr w:rsidR="005F5911" w14:paraId="2D874676" w14:textId="77777777">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E51E62" w14:textId="77777777" w:rsidR="005F5911" w:rsidRDefault="00F30925">
            <w:r>
              <w:rPr>
                <w:b/>
                <w:bCs/>
                <w:color w:val="FFFFFF"/>
                <w:sz w:val="20"/>
                <w:szCs w:val="20"/>
              </w:rPr>
              <w:t>AI Capability</w:t>
            </w:r>
          </w:p>
        </w:tc>
        <w:tc>
          <w:tcPr>
            <w:tcW w:w="421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CB5BA9" w14:textId="77777777" w:rsidR="005F5911" w:rsidRDefault="00F30925">
            <w:r>
              <w:rPr>
                <w:b/>
                <w:bCs/>
                <w:color w:val="FFFFFF"/>
                <w:sz w:val="20"/>
                <w:szCs w:val="20"/>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8835DD" w14:textId="77777777" w:rsidR="005F5911" w:rsidRDefault="00F30925">
            <w:r>
              <w:rPr>
                <w:b/>
                <w:bCs/>
                <w:color w:val="FFFFFF"/>
                <w:sz w:val="20"/>
                <w:szCs w:val="20"/>
              </w:rPr>
              <w:t>Tool / Model</w:t>
            </w:r>
          </w:p>
        </w:tc>
      </w:tr>
      <w:tr w:rsidR="005F5911" w14:paraId="038B9182"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6FB47" w14:textId="77777777" w:rsidR="005F5911" w:rsidRDefault="00F30925">
            <w:r>
              <w:rPr>
                <w:sz w:val="20"/>
                <w:szCs w:val="20"/>
              </w:rPr>
              <w:t>Passport &amp; Document OCR</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2A789" w14:textId="77777777" w:rsidR="005F5911" w:rsidRDefault="00F30925">
            <w:r>
              <w:rPr>
                <w:sz w:val="20"/>
                <w:szCs w:val="20"/>
              </w:rPr>
              <w:t>NRI photographs passport — AI extracts name, DOB, nationality, expiry, and MRZ data in under 2 seconds. Validates against CKYCR. Supports 190+ passport formats including UAE residence visa and OCI card. No manual data entry.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21D51" w14:textId="77777777" w:rsidR="005F5911" w:rsidRDefault="00F30925">
            <w:r>
              <w:rPr>
                <w:sz w:val="20"/>
                <w:szCs w:val="20"/>
              </w:rPr>
              <w:t>AWS Textract or Google Document AI (Gemini 2.0 Flash) · Custom MRZ validator</w:t>
            </w:r>
          </w:p>
        </w:tc>
      </w:tr>
      <w:tr w:rsidR="005F5911" w14:paraId="55007990"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9DCFB" w14:textId="77777777" w:rsidR="005F5911" w:rsidRDefault="00F30925">
            <w:r>
              <w:rPr>
                <w:sz w:val="20"/>
                <w:szCs w:val="20"/>
              </w:rPr>
              <w:t>Liveness + Deepfake Detection</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F37DD" w14:textId="6A802B1B" w:rsidR="005F5911" w:rsidRDefault="00F30925">
            <w:r>
              <w:rPr>
                <w:sz w:val="20"/>
                <w:szCs w:val="20"/>
              </w:rPr>
              <w:t xml:space="preserve">Goes beyond "blink </w:t>
            </w:r>
            <w:r w:rsidR="00A4693E">
              <w:rPr>
                <w:sz w:val="20"/>
                <w:szCs w:val="20"/>
              </w:rPr>
              <w:t>now”</w:t>
            </w:r>
            <w:r>
              <w:rPr>
                <w:sz w:val="20"/>
                <w:szCs w:val="20"/>
              </w:rPr>
              <w:t xml:space="preserve"> multiframe active liveness challenge with 3D face map construction. Detects printed photos, replay videos, and AI-generated deepfakes. On-device model for latency, server-side for final verification.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EF958" w14:textId="77777777" w:rsidR="005F5911" w:rsidRDefault="00F30925">
            <w:r>
              <w:rPr>
                <w:sz w:val="20"/>
                <w:szCs w:val="20"/>
              </w:rPr>
              <w:t>iProov SDK (best-in-class for NRI passport diversity) · Sensity AI for deepfake detection</w:t>
            </w:r>
          </w:p>
        </w:tc>
      </w:tr>
      <w:tr w:rsidR="005F5911" w14:paraId="12263B04"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465ED" w14:textId="77777777" w:rsidR="005F5911" w:rsidRDefault="00F30925">
            <w:r>
              <w:rPr>
                <w:sz w:val="20"/>
                <w:szCs w:val="20"/>
              </w:rPr>
              <w:t>AI KYC Review Agent</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6FC0D" w14:textId="77777777" w:rsidR="005F5911" w:rsidRDefault="00F30925">
            <w:r>
              <w:rPr>
                <w:sz w:val="20"/>
                <w:szCs w:val="20"/>
              </w:rPr>
              <w:t>Post-video KYC: AI reviews session holistically — document quality score, liveness confidence, AML hit check, sanctions match. If all signals pass threshold, auto-approves instantly. Only genuinely ambiguous cases route to human compliance team.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07F73" w14:textId="77777777" w:rsidR="005F5911" w:rsidRDefault="00F30925">
            <w:r>
              <w:rPr>
                <w:sz w:val="20"/>
                <w:szCs w:val="20"/>
              </w:rPr>
              <w:t>Claude API (document reasoning + scoring logic) · Custom rejection predictor trained on historical KYC outcomes</w:t>
            </w:r>
          </w:p>
        </w:tc>
      </w:tr>
      <w:tr w:rsidR="005F5911" w14:paraId="592B057F"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2D2EE" w14:textId="77777777" w:rsidR="005F5911" w:rsidRDefault="00F30925">
            <w:r>
              <w:rPr>
                <w:sz w:val="20"/>
                <w:szCs w:val="20"/>
              </w:rPr>
              <w:t>Document Completeness Predictor</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2E36D" w14:textId="77777777" w:rsidR="005F5911" w:rsidRDefault="00F30925">
            <w:r>
              <w:rPr>
                <w:sz w:val="20"/>
                <w:szCs w:val="20"/>
              </w:rPr>
              <w:t>Before video KYC session starts, AI scans uploaded documents and predicts likely rejection reasons: "Your passport photo page appears blurry — please retake before starting." Reduces abandoned mid-session KYC.</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BCD2E" w14:textId="77777777" w:rsidR="005F5911" w:rsidRDefault="00F30925">
            <w:r>
              <w:rPr>
                <w:sz w:val="20"/>
                <w:szCs w:val="20"/>
              </w:rPr>
              <w:t>Computer vision quality scoring (BRISQUE algorithm) · Custom rejection classifier</w:t>
            </w:r>
          </w:p>
        </w:tc>
      </w:tr>
    </w:tbl>
    <w:p w14:paraId="627EC448" w14:textId="77777777" w:rsidR="005F5911" w:rsidRDefault="005F5911">
      <w:pPr>
        <w:spacing w:before="40" w:after="40"/>
      </w:pPr>
    </w:p>
    <w:p w14:paraId="343CF49E" w14:textId="77777777" w:rsidR="005F5911" w:rsidRDefault="00F30925">
      <w:pPr>
        <w:pStyle w:val="Heading3"/>
      </w:pPr>
      <w:r>
        <w:t>9.3.2 AI Tax Advisor — DTAA, TDS &amp; Capital Gains in Plain Language (Phase 1)</w:t>
      </w:r>
    </w:p>
    <w:p w14:paraId="218131E9" w14:textId="77777777" w:rsidR="005F5911" w:rsidRDefault="00F30925">
      <w:pPr>
        <w:pBdr>
          <w:left w:val="single" w:sz="12" w:space="4" w:color="5B2C8D"/>
        </w:pBdr>
        <w:shd w:val="clear" w:color="auto" w:fill="EDE0F5"/>
        <w:spacing w:before="80" w:after="80"/>
        <w:ind w:left="180" w:right="120"/>
      </w:pPr>
      <w:r>
        <w:rPr>
          <w:i/>
          <w:iCs/>
          <w:sz w:val="20"/>
          <w:szCs w:val="20"/>
        </w:rPr>
        <w:t>The single biggest NRI anxiety is "how much tax will I pay?" Today answering this requires a CA, a week of back-and-forth, and a Rs 15,000 fee. AI makes it instant, accurate, in-app, and in the NRI's language. Critical guardrail: all outputs framed as "tax computation" not "tax advice." Investor remains responsible for filing.</w:t>
      </w:r>
    </w:p>
    <w:p w14:paraId="74646952" w14:textId="77777777" w:rsidR="005F5911" w:rsidRDefault="005F5911">
      <w:pPr>
        <w:spacing w:before="40" w:after="4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4212"/>
        <w:gridCol w:w="2340"/>
      </w:tblGrid>
      <w:tr w:rsidR="005F5911" w14:paraId="2641DEEF" w14:textId="77777777">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B295909" w14:textId="77777777" w:rsidR="005F5911" w:rsidRDefault="00F30925">
            <w:r>
              <w:rPr>
                <w:b/>
                <w:bCs/>
                <w:color w:val="FFFFFF"/>
                <w:sz w:val="20"/>
                <w:szCs w:val="20"/>
              </w:rPr>
              <w:t>AI Capability</w:t>
            </w:r>
          </w:p>
        </w:tc>
        <w:tc>
          <w:tcPr>
            <w:tcW w:w="421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499DFE" w14:textId="77777777" w:rsidR="005F5911" w:rsidRDefault="00F30925">
            <w:r>
              <w:rPr>
                <w:b/>
                <w:bCs/>
                <w:color w:val="FFFFFF"/>
                <w:sz w:val="20"/>
                <w:szCs w:val="20"/>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3EC614" w14:textId="77777777" w:rsidR="005F5911" w:rsidRDefault="00F30925">
            <w:r>
              <w:rPr>
                <w:b/>
                <w:bCs/>
                <w:color w:val="FFFFFF"/>
                <w:sz w:val="20"/>
                <w:szCs w:val="20"/>
              </w:rPr>
              <w:t>Tool / Model</w:t>
            </w:r>
          </w:p>
        </w:tc>
      </w:tr>
      <w:tr w:rsidR="005F5911" w14:paraId="0B1B905D"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23F6E" w14:textId="77777777" w:rsidR="005F5911" w:rsidRDefault="00F30925">
            <w:r>
              <w:rPr>
                <w:sz w:val="20"/>
                <w:szCs w:val="20"/>
              </w:rPr>
              <w:t>Conversational Tax Q&amp;A</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8392C" w14:textId="77777777" w:rsidR="005F5911" w:rsidRDefault="00F30925">
            <w:r>
              <w:rPr>
                <w:sz w:val="20"/>
                <w:szCs w:val="20"/>
              </w:rPr>
              <w:t>"What TDS will I pay if I redeem my Parag Parikh fund tomorrow?" → AI computes from actual holdings: LTCG calculation, applicable rate (standard or DTAA), surcharge, and estimated net proceeds. Uses RAG over the tax rule engine for current, jurisdiction-specific answers.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6417F" w14:textId="77777777" w:rsidR="005F5911" w:rsidRDefault="00F30925">
            <w:r>
              <w:rPr>
                <w:sz w:val="20"/>
                <w:szCs w:val="20"/>
              </w:rPr>
              <w:t>Claude Sonnet 4.5 (reasoning + computation) · RAG: tax rule vector store (DTAA articles, ITAT rulings, SEBI circulars)</w:t>
            </w:r>
          </w:p>
        </w:tc>
      </w:tr>
      <w:tr w:rsidR="005F5911" w14:paraId="0FE0BC69"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DF07D" w14:textId="77777777" w:rsidR="005F5911" w:rsidRDefault="00F30925">
            <w:r>
              <w:rPr>
                <w:sz w:val="20"/>
                <w:szCs w:val="20"/>
              </w:rPr>
              <w:t>DTAA Benefit Explainer</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FC7CB" w14:textId="77777777" w:rsidR="005F5911" w:rsidRDefault="00F30925">
            <w:r>
              <w:rPr>
                <w:sz w:val="20"/>
                <w:szCs w:val="20"/>
              </w:rPr>
              <w:t>UAE NRI taps "Explain my DTAA benefit" → AI pulls their current TRC status, calculates YTD tax saved vs standard rate, explains the applicable ITAT ruling (Saket Kanoi 2024 / Anushka Shah 2025) in plain English, shows personalised projection: "Activating DTAA could save you Rs 3.2L this FY."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0B586" w14:textId="77777777" w:rsidR="005F5911" w:rsidRDefault="00F30925">
            <w:r>
              <w:rPr>
                <w:sz w:val="20"/>
                <w:szCs w:val="20"/>
              </w:rPr>
              <w:t>Claude Sonnet · Source: treaty article database, ITAT ruling summaries in RAG store</w:t>
            </w:r>
          </w:p>
        </w:tc>
      </w:tr>
      <w:tr w:rsidR="005F5911" w14:paraId="1C92D0C0"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8BCBF" w14:textId="77777777" w:rsidR="005F5911" w:rsidRDefault="00F30925">
            <w:r>
              <w:rPr>
                <w:sz w:val="20"/>
                <w:szCs w:val="20"/>
              </w:rPr>
              <w:t>Pre-Redemption Tax Simulator</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DB27E" w14:textId="77777777" w:rsidR="005F5911" w:rsidRDefault="00F30925">
            <w:r>
              <w:rPr>
                <w:sz w:val="20"/>
                <w:szCs w:val="20"/>
              </w:rPr>
              <w:t>Before every redemption confirmation screen: real-time display of estimated TDS, effective post-tax return, DTAA benefit (if active), and a one-line "Tax tip" — e.g. "Holding 23 more days qualifies this as LTCG and reduces your tax from 20% to 12.5% on this lot." Drives better investor decisions, reduces post-redemption complaints.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57413" w14:textId="77777777" w:rsidR="005F5911" w:rsidRDefault="00F30925">
            <w:r>
              <w:rPr>
                <w:sz w:val="20"/>
                <w:szCs w:val="20"/>
              </w:rPr>
              <w:t>Deterministic tax engine (rule-based) for computation · Claude Haiku 4.5 for tip generation (speed-optimised)</w:t>
            </w:r>
          </w:p>
        </w:tc>
      </w:tr>
    </w:tbl>
    <w:p w14:paraId="475F130B" w14:textId="77777777" w:rsidR="005F5911" w:rsidRDefault="005F5911">
      <w:pPr>
        <w:spacing w:before="40" w:after="40"/>
      </w:pPr>
    </w:p>
    <w:p w14:paraId="256A56CD" w14:textId="52B1C0BB" w:rsidR="005F5911" w:rsidRDefault="00F30925">
      <w:pPr>
        <w:pStyle w:val="Heading3"/>
      </w:pPr>
      <w:r>
        <w:t>9.3.3 Hyper-</w:t>
      </w:r>
      <w:r w:rsidR="00E54967">
        <w:t>Personalized</w:t>
      </w:r>
      <w:r>
        <w:t xml:space="preserve"> Fund Discovery &amp; SIP Recommendation (Phase 1)</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4212"/>
        <w:gridCol w:w="2340"/>
      </w:tblGrid>
      <w:tr w:rsidR="005F5911" w14:paraId="46E13464" w14:textId="77777777">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90CD16" w14:textId="77777777" w:rsidR="005F5911" w:rsidRDefault="00F30925">
            <w:r>
              <w:rPr>
                <w:b/>
                <w:bCs/>
                <w:color w:val="FFFFFF"/>
                <w:sz w:val="20"/>
                <w:szCs w:val="20"/>
              </w:rPr>
              <w:t>AI Capability</w:t>
            </w:r>
          </w:p>
        </w:tc>
        <w:tc>
          <w:tcPr>
            <w:tcW w:w="421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D18C44B" w14:textId="77777777" w:rsidR="005F5911" w:rsidRDefault="00F30925">
            <w:r>
              <w:rPr>
                <w:b/>
                <w:bCs/>
                <w:color w:val="FFFFFF"/>
                <w:sz w:val="20"/>
                <w:szCs w:val="20"/>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2F6277" w14:textId="77777777" w:rsidR="005F5911" w:rsidRDefault="00F30925">
            <w:r>
              <w:rPr>
                <w:b/>
                <w:bCs/>
                <w:color w:val="FFFFFF"/>
                <w:sz w:val="20"/>
                <w:szCs w:val="20"/>
              </w:rPr>
              <w:t>Tool / Model</w:t>
            </w:r>
          </w:p>
        </w:tc>
      </w:tr>
      <w:tr w:rsidR="005F5911" w14:paraId="587F028D"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3ACE8" w14:textId="77777777" w:rsidR="005F5911" w:rsidRDefault="00F30925">
            <w:r>
              <w:rPr>
                <w:sz w:val="20"/>
                <w:szCs w:val="20"/>
              </w:rPr>
              <w:t>NRI-Native Recommendation Engine</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D0C2F" w14:textId="77777777" w:rsidR="005F5911" w:rsidRDefault="00F30925">
            <w:r>
              <w:rPr>
                <w:sz w:val="20"/>
                <w:szCs w:val="20"/>
              </w:rPr>
              <w:t>Recommendation model trained exclusively on NRI investor cohorts — not resident Indians, whose risk profiles and tax sensitivities differ fundamentally. Features: country of residence, NRE/NRO split, holding period pattern, past switches, goal type, DTAA status. Outputs: personalised fund shortlist with NRI-specific rationale.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940FD" w14:textId="77777777" w:rsidR="005F5911" w:rsidRDefault="00F30925">
            <w:r>
              <w:rPr>
                <w:sz w:val="20"/>
                <w:szCs w:val="20"/>
              </w:rPr>
              <w:t>Two-tower collaborative filtering model · Training: internal NRI portfolio data (cold-start: content-based) · Serving: SageMaker or Vertex AI</w:t>
            </w:r>
          </w:p>
        </w:tc>
      </w:tr>
      <w:tr w:rsidR="005F5911" w14:paraId="687B288B"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1B07E" w14:textId="378A1817" w:rsidR="005F5911" w:rsidRDefault="00F30925">
            <w:r>
              <w:rPr>
                <w:sz w:val="20"/>
                <w:szCs w:val="20"/>
              </w:rPr>
              <w:t xml:space="preserve">AI-Driven SIP Amount </w:t>
            </w:r>
            <w:r w:rsidR="00B9520A">
              <w:rPr>
                <w:sz w:val="20"/>
                <w:szCs w:val="20"/>
              </w:rPr>
              <w:t>Optimization</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CA060" w14:textId="77777777" w:rsidR="005F5911" w:rsidRDefault="00F30925">
            <w:r>
              <w:rPr>
                <w:sz w:val="20"/>
                <w:szCs w:val="20"/>
              </w:rPr>
              <w:t>At goal setup: NRI enters "I want Rs 2Cr for retirement in 15 years." AI computes required SIP, adjusts for DTAA tax efficiency, suggests optimal fund mix, shows month-by-month projection with inflation adjustment, and monitors SIP sufficiency as NAVs change — proactively alerting if target is falling behind.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14B1B" w14:textId="77777777" w:rsidR="005F5911" w:rsidRDefault="00F30925">
            <w:r>
              <w:rPr>
                <w:sz w:val="20"/>
                <w:szCs w:val="20"/>
              </w:rPr>
              <w:t>Goal simulation engine (deterministic) · Claude Sonnet for narrative projection summary</w:t>
            </w:r>
          </w:p>
        </w:tc>
      </w:tr>
      <w:tr w:rsidR="005F5911" w14:paraId="4907C369"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F3F40" w14:textId="77777777" w:rsidR="005F5911" w:rsidRDefault="00F30925">
            <w:r>
              <w:rPr>
                <w:sz w:val="20"/>
                <w:szCs w:val="20"/>
              </w:rPr>
              <w:t>Optimal SIP Date Prediction</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A6386" w14:textId="77777777" w:rsidR="005F5911" w:rsidRDefault="00F30925">
            <w:r>
              <w:rPr>
                <w:sz w:val="20"/>
                <w:szCs w:val="20"/>
              </w:rPr>
              <w:t>Using Account Aggregator bank data (with consent), AI identifies each NRI's salary credit date and average post-expense balance, then recommends the optimal SIP date to minimise bounce risk. A UAE NRI paid on the 25th gets a 27th SIP recommendation — not the platform-default 1st.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8ED63" w14:textId="77777777" w:rsidR="005F5911" w:rsidRDefault="00F30925">
            <w:r>
              <w:rPr>
                <w:sz w:val="20"/>
                <w:szCs w:val="20"/>
              </w:rPr>
              <w:t>Time-series analysis on AA bank balance data · Feature: average balance 3 days post salary credit</w:t>
            </w:r>
          </w:p>
        </w:tc>
      </w:tr>
    </w:tbl>
    <w:p w14:paraId="49E061D2" w14:textId="77777777" w:rsidR="005F5911" w:rsidRDefault="005F5911">
      <w:pPr>
        <w:spacing w:before="40" w:after="40"/>
      </w:pPr>
    </w:p>
    <w:p w14:paraId="7DECF93D" w14:textId="77777777" w:rsidR="005F5911" w:rsidRDefault="005F5911">
      <w:pPr>
        <w:spacing w:before="40" w:after="40"/>
      </w:pPr>
    </w:p>
    <w:p w14:paraId="072295D8" w14:textId="7A02E5E2" w:rsidR="005F5911" w:rsidRDefault="00F30925">
      <w:pPr>
        <w:pStyle w:val="Heading3"/>
      </w:pPr>
      <w:r>
        <w:t>9.3.</w:t>
      </w:r>
      <w:r w:rsidR="002659CA">
        <w:t>4</w:t>
      </w:r>
      <w:r>
        <w:t xml:space="preserve"> WhatsApp AI — Portfolio Management in the NRI's Most-Used App (Phase 1)</w:t>
      </w:r>
    </w:p>
    <w:p w14:paraId="54DB3C89" w14:textId="77777777" w:rsidR="005F5911" w:rsidRDefault="00F30925">
      <w:pPr>
        <w:pStyle w:val="ListParagraph"/>
        <w:numPr>
          <w:ilvl w:val="0"/>
          <w:numId w:val="2"/>
        </w:numPr>
        <w:spacing w:before="40" w:after="40"/>
      </w:pPr>
      <w:r>
        <w:t>Secure portfolio assistant after OTP-verified session: "Show portfolio" → formatted holdings summary with XIRR and day change. "How is my Axis Bluechip doing?" → scheme-level P&amp;L with context. "Pause my SIP for 3 months" → deep link to confirm in app (never executes transactions directly on WhatsApp — compliance boundary maintained).</w:t>
      </w:r>
    </w:p>
    <w:p w14:paraId="79AE2F07" w14:textId="5028D755" w:rsidR="005F5911" w:rsidRDefault="00F30925">
      <w:pPr>
        <w:pStyle w:val="ListParagraph"/>
        <w:numPr>
          <w:ilvl w:val="0"/>
          <w:numId w:val="2"/>
        </w:numPr>
        <w:spacing w:before="40" w:after="40"/>
      </w:pPr>
      <w:r>
        <w:t xml:space="preserve">Multilingual: English (launch), Hindi, </w:t>
      </w:r>
      <w:r w:rsidR="00A95801">
        <w:t>Malayalam</w:t>
      </w:r>
    </w:p>
    <w:p w14:paraId="2A4F28E3" w14:textId="77777777" w:rsidR="005F5911" w:rsidRDefault="00F30925">
      <w:pPr>
        <w:pStyle w:val="ListParagraph"/>
        <w:numPr>
          <w:ilvl w:val="0"/>
          <w:numId w:val="2"/>
        </w:numPr>
        <w:spacing w:before="40" w:after="40"/>
      </w:pPr>
      <w:r>
        <w:t>Proactive AI-timed nudges: Each investor gets nudges timed to their own behaviour, not a mass broadcast schedule. AI determines optimal send time (based on historical open rates per investor), nudge type (SIP reminder vs tax tip vs market event), and frequency. Dubai NRI active at 9 PM gets 9 PM nudges.</w:t>
      </w:r>
    </w:p>
    <w:p w14:paraId="39E0645B" w14:textId="77777777" w:rsidR="005F5911" w:rsidRDefault="00F30925">
      <w:pPr>
        <w:pStyle w:val="ListParagraph"/>
        <w:numPr>
          <w:ilvl w:val="0"/>
          <w:numId w:val="2"/>
        </w:numPr>
        <w:spacing w:before="40" w:after="40"/>
      </w:pPr>
      <w:r>
        <w:t>Tool: Claude Haiku 4.5 (speed + cost optimised) · Channel: WhatsApp Business API (WABA) via Gupshup · Auth: OTP per session + device binding · Send-time model: Bayesian bandit per investor</w:t>
      </w:r>
    </w:p>
    <w:p w14:paraId="7076D35E" w14:textId="77777777" w:rsidR="005F5911" w:rsidRDefault="005F5911">
      <w:pPr>
        <w:spacing w:before="40" w:after="40"/>
      </w:pPr>
    </w:p>
    <w:p w14:paraId="1997B4F6" w14:textId="38EE8628" w:rsidR="005F5911" w:rsidRDefault="00F30925">
      <w:pPr>
        <w:pStyle w:val="Heading3"/>
      </w:pPr>
      <w:r>
        <w:t>9.3.</w:t>
      </w:r>
      <w:r w:rsidR="002659CA">
        <w:t>5</w:t>
      </w:r>
      <w:r>
        <w:t xml:space="preserve"> AI Fraud &amp; AML Detection (Phase 1)</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4212"/>
        <w:gridCol w:w="2340"/>
      </w:tblGrid>
      <w:tr w:rsidR="005F5911" w14:paraId="7798F1CA" w14:textId="77777777">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0605ED" w14:textId="77777777" w:rsidR="005F5911" w:rsidRDefault="00F30925">
            <w:r>
              <w:rPr>
                <w:b/>
                <w:bCs/>
                <w:color w:val="FFFFFF"/>
                <w:sz w:val="20"/>
                <w:szCs w:val="20"/>
              </w:rPr>
              <w:t>AI Capability</w:t>
            </w:r>
          </w:p>
        </w:tc>
        <w:tc>
          <w:tcPr>
            <w:tcW w:w="421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1E36A8" w14:textId="77777777" w:rsidR="005F5911" w:rsidRDefault="00F30925">
            <w:r>
              <w:rPr>
                <w:b/>
                <w:bCs/>
                <w:color w:val="FFFFFF"/>
                <w:sz w:val="20"/>
                <w:szCs w:val="20"/>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2391B1" w14:textId="77777777" w:rsidR="005F5911" w:rsidRDefault="00F30925">
            <w:r>
              <w:rPr>
                <w:b/>
                <w:bCs/>
                <w:color w:val="FFFFFF"/>
                <w:sz w:val="20"/>
                <w:szCs w:val="20"/>
              </w:rPr>
              <w:t>Tool / Model</w:t>
            </w:r>
          </w:p>
        </w:tc>
      </w:tr>
      <w:tr w:rsidR="005F5911" w14:paraId="6A04DD4C"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0BEF4" w14:textId="402A6A04" w:rsidR="005F5911" w:rsidRDefault="004F5609">
            <w:r>
              <w:rPr>
                <w:sz w:val="20"/>
                <w:szCs w:val="20"/>
              </w:rPr>
              <w:t>Behavioral</w:t>
            </w:r>
            <w:r w:rsidR="00F30925">
              <w:rPr>
                <w:sz w:val="20"/>
                <w:szCs w:val="20"/>
              </w:rPr>
              <w:t xml:space="preserve"> Biometrics</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A7820" w14:textId="10607C5A" w:rsidR="005F5911" w:rsidRDefault="00F30925">
            <w:r>
              <w:rPr>
                <w:sz w:val="20"/>
                <w:szCs w:val="20"/>
              </w:rPr>
              <w:t xml:space="preserve">After login, continuously profiles typing rhythm, swipe patterns, device angle, scroll </w:t>
            </w:r>
            <w:r w:rsidR="00634DDA">
              <w:rPr>
                <w:sz w:val="20"/>
                <w:szCs w:val="20"/>
              </w:rPr>
              <w:t>behavior</w:t>
            </w:r>
            <w:r>
              <w:rPr>
                <w:sz w:val="20"/>
                <w:szCs w:val="20"/>
              </w:rPr>
              <w:t xml:space="preserve">. If mid-session </w:t>
            </w:r>
            <w:r w:rsidR="00634DDA">
              <w:rPr>
                <w:sz w:val="20"/>
                <w:szCs w:val="20"/>
              </w:rPr>
              <w:t>behavior</w:t>
            </w:r>
            <w:r>
              <w:rPr>
                <w:sz w:val="20"/>
                <w:szCs w:val="20"/>
              </w:rPr>
              <w:t xml:space="preserve"> diverges from baseline (account takeover after login), silently triggers step-up authentication before any redemption proceeds. Zero friction for legitimate users.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F232B" w14:textId="77777777" w:rsidR="005F5911" w:rsidRDefault="00F30925">
            <w:r>
              <w:rPr>
                <w:sz w:val="20"/>
                <w:szCs w:val="20"/>
              </w:rPr>
              <w:t>BioCatch SDK · No PII stored — behavioural vectors only · GDPR compliant</w:t>
            </w:r>
          </w:p>
        </w:tc>
      </w:tr>
      <w:tr w:rsidR="005F5911" w14:paraId="690BB242"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A91B0" w14:textId="77777777" w:rsidR="005F5911" w:rsidRDefault="00F30925">
            <w:r>
              <w:rPr>
                <w:sz w:val="20"/>
                <w:szCs w:val="20"/>
              </w:rPr>
              <w:t>NRI-Calibrated Anomaly Detection</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3E80D" w14:textId="77777777" w:rsidR="005F5911" w:rsidRDefault="00F30925">
            <w:r>
              <w:rPr>
                <w:sz w:val="20"/>
                <w:szCs w:val="20"/>
              </w:rPr>
              <w:t>Standard fraud models fail on NRIs because their transaction patterns are inherently irregular (large infrequent lumpsums, timezone-unusual logins, cross-border IPs). Platform builds NRI-specific anomaly model: baseline per investor on their own history (not population mean). Flags deviations vs individual pattern, not vs cohort average.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A0FC4" w14:textId="77777777" w:rsidR="005F5911" w:rsidRDefault="00F30925">
            <w:r>
              <w:rPr>
                <w:sz w:val="20"/>
                <w:szCs w:val="20"/>
              </w:rPr>
              <w:t>Isolation Forest or Autoencoder per-user baseline · Features: amount percentile vs own history, time-of-day, device, IP geolocation</w:t>
            </w:r>
          </w:p>
        </w:tc>
      </w:tr>
      <w:tr w:rsidR="005F5911" w14:paraId="4A1A0FC5"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288F0" w14:textId="77777777" w:rsidR="005F5911" w:rsidRDefault="00F30925">
            <w:r>
              <w:rPr>
                <w:sz w:val="20"/>
                <w:szCs w:val="20"/>
              </w:rPr>
              <w:t>AML Narrative Generator</w:t>
            </w:r>
          </w:p>
        </w:tc>
        <w:tc>
          <w:tcPr>
            <w:tcW w:w="42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C1570" w14:textId="77777777" w:rsidR="005F5911" w:rsidRDefault="00F30925">
            <w:r>
              <w:rPr>
                <w:sz w:val="20"/>
                <w:szCs w:val="20"/>
              </w:rPr>
              <w:t>When a transaction cluster is flagged by rule-based AML, AI generates a human-readable narrative for the compliance team: "3 transactions totalling Rs 28L across 2 days from a newly registered PEP-adjacent investor, with pattern inconsistent with stated remittance purpose." Reduces compliance review time by 60%.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F30A5" w14:textId="77777777" w:rsidR="005F5911" w:rsidRDefault="00F30925">
            <w:r>
              <w:rPr>
                <w:sz w:val="20"/>
                <w:szCs w:val="20"/>
              </w:rPr>
              <w:t>Claude Sonnet · Input: structured AML flag data · Output: narrative summary + recommended action for compliance officer</w:t>
            </w:r>
          </w:p>
        </w:tc>
      </w:tr>
    </w:tbl>
    <w:p w14:paraId="64DBCCA2" w14:textId="77777777" w:rsidR="005F5911" w:rsidRDefault="005F5911">
      <w:pPr>
        <w:spacing w:before="40" w:after="40"/>
      </w:pPr>
    </w:p>
    <w:p w14:paraId="5F465B69" w14:textId="241521E5" w:rsidR="005F5911" w:rsidRDefault="00F30925">
      <w:pPr>
        <w:pStyle w:val="Heading3"/>
      </w:pPr>
      <w:r>
        <w:t>9.3.</w:t>
      </w:r>
      <w:r w:rsidR="00443621">
        <w:t>6</w:t>
      </w:r>
      <w:r>
        <w:t xml:space="preserve"> AI RM Copilot (Phase 2)</w:t>
      </w:r>
    </w:p>
    <w:p w14:paraId="292DAEF3" w14:textId="77777777" w:rsidR="005F5911" w:rsidRDefault="00F30925">
      <w:pPr>
        <w:pStyle w:val="ListParagraph"/>
        <w:numPr>
          <w:ilvl w:val="0"/>
          <w:numId w:val="2"/>
        </w:numPr>
        <w:spacing w:before="40" w:after="40"/>
      </w:pPr>
      <w:r>
        <w:t>Pre-call briefing agent: Before every client call, RM sees an AI-generated 90-second briefing — portfolio summary, recent activity, next action opportunities ("TRC expires in 45 days"), risk alerts (SIP bounced twice), and talking points matched to investor goals and country of residence. RM walks into every call fully prepared.</w:t>
      </w:r>
    </w:p>
    <w:p w14:paraId="589D7804" w14:textId="77777777" w:rsidR="005F5911" w:rsidRDefault="00F30925">
      <w:pPr>
        <w:pStyle w:val="ListParagraph"/>
        <w:numPr>
          <w:ilvl w:val="0"/>
          <w:numId w:val="2"/>
        </w:numPr>
        <w:spacing w:before="40" w:after="40"/>
      </w:pPr>
      <w:r>
        <w:t>Call transcript intelligence: Every RM call transcribed and analysed. AI extracts commitments, sentiment signals, and product interest expressed. Auto-populates CRM follow-up tasks. Flags calls where client expressed dissatisfaction for manager review. Full compliance audit trail.</w:t>
      </w:r>
    </w:p>
    <w:p w14:paraId="2C122631" w14:textId="77777777" w:rsidR="005F5911" w:rsidRDefault="00F30925">
      <w:pPr>
        <w:pStyle w:val="ListParagraph"/>
        <w:numPr>
          <w:ilvl w:val="0"/>
          <w:numId w:val="2"/>
        </w:numPr>
        <w:spacing w:before="40" w:after="40"/>
      </w:pPr>
      <w:r>
        <w:t>Churn prediction model: ML scores every investor weekly on churn probability. High-risk investors (score &gt; 0.75) are surfaced to RM with personalised intervention script. Features: SIP bounce frequency, login recency, portfolio return vs expectation, support ticket sentiment, engagement with communications.</w:t>
      </w:r>
    </w:p>
    <w:p w14:paraId="4F4FFF7D" w14:textId="77777777" w:rsidR="005F5911" w:rsidRDefault="00F30925">
      <w:pPr>
        <w:pStyle w:val="ListParagraph"/>
        <w:numPr>
          <w:ilvl w:val="0"/>
          <w:numId w:val="2"/>
        </w:numPr>
        <w:spacing w:before="40" w:after="40"/>
      </w:pPr>
      <w:r>
        <w:t>Tools: Claude Sonnet for briefing and transcript analysis · Deepgram or Whisper (self-hosted) for STT · XGBoost for churn model · CRM write-back via API</w:t>
      </w:r>
    </w:p>
    <w:p w14:paraId="4B094882" w14:textId="77777777" w:rsidR="005F5911" w:rsidRDefault="005F5911">
      <w:pPr>
        <w:spacing w:before="40" w:after="40"/>
      </w:pPr>
    </w:p>
    <w:p w14:paraId="3E2F84DC" w14:textId="06DD1FB9" w:rsidR="005F5911" w:rsidRDefault="00F30925">
      <w:pPr>
        <w:pStyle w:val="Heading3"/>
      </w:pPr>
      <w:r>
        <w:t>9.3.</w:t>
      </w:r>
      <w:r w:rsidR="00443621">
        <w:t>7</w:t>
      </w:r>
      <w:r>
        <w:t xml:space="preserve"> AI Operations Co-Pilot (Phase 1)</w:t>
      </w:r>
    </w:p>
    <w:p w14:paraId="4008B966" w14:textId="77777777" w:rsidR="005F5911" w:rsidRDefault="00F30925">
      <w:pPr>
        <w:pStyle w:val="ListParagraph"/>
        <w:numPr>
          <w:ilvl w:val="0"/>
          <w:numId w:val="2"/>
        </w:numPr>
        <w:spacing w:before="40" w:after="40"/>
      </w:pPr>
      <w:r>
        <w:t>SIP bounce predictor (7-day advance warning): Using AA bank balance data (with consent), model predicts 7 days before each SIP debit date whether the account has sufficient funds. Trigger: push notification 7 days before. Target: reduce SIP bounce rate from 8% industry average to 2–3%. Model: LSTM on time-series bank balance data.</w:t>
      </w:r>
    </w:p>
    <w:p w14:paraId="29BD50DA" w14:textId="77777777" w:rsidR="005F5911" w:rsidRDefault="00F30925">
      <w:pPr>
        <w:pStyle w:val="ListParagraph"/>
        <w:numPr>
          <w:ilvl w:val="0"/>
          <w:numId w:val="2"/>
        </w:numPr>
        <w:spacing w:before="40" w:after="40"/>
      </w:pPr>
      <w:r>
        <w:t>Intelligent reconciliation exception handler: AI pre-processes reconciliation exceptions — classifies by type, retrieves resolution playbook, drafts remediation action, and auto-resolves rule-based exceptions. Human handles only novel exceptions. Target: 60–70% reduction in ops reconciliation workload.</w:t>
      </w:r>
    </w:p>
    <w:p w14:paraId="5ED38A05" w14:textId="77777777" w:rsidR="005F5911" w:rsidRDefault="00F30925">
      <w:pPr>
        <w:pStyle w:val="ListParagraph"/>
        <w:numPr>
          <w:ilvl w:val="0"/>
          <w:numId w:val="2"/>
        </w:numPr>
        <w:spacing w:before="40" w:after="40"/>
      </w:pPr>
      <w:r>
        <w:t>SEBI SCORES auto-response drafter: When complaint escalated to SEBI SCORES, AI drafts regulatory response using all relevant transaction records, communication logs, and KYC documents. Compliance officer reviews, edits, submits. Reduces response drafting from 4 hours to 20 minutes.</w:t>
      </w:r>
    </w:p>
    <w:p w14:paraId="7462BEF3" w14:textId="77777777" w:rsidR="005F5911" w:rsidRDefault="005F5911">
      <w:pPr>
        <w:spacing w:before="40" w:after="40"/>
      </w:pPr>
    </w:p>
    <w:p w14:paraId="0B446804" w14:textId="3CB7E5BF" w:rsidR="005F5911" w:rsidRDefault="00F30925">
      <w:pPr>
        <w:pStyle w:val="Heading3"/>
      </w:pPr>
      <w:r>
        <w:t>9.3.</w:t>
      </w:r>
      <w:r w:rsidR="00443621">
        <w:t>8</w:t>
      </w:r>
      <w:r>
        <w:t xml:space="preserve"> AI Customer Support — 70% Ticket Auto-Resolution (Phase 1)</w:t>
      </w:r>
    </w:p>
    <w:p w14:paraId="5A571F1E" w14:textId="77777777" w:rsidR="005F5911" w:rsidRDefault="00F30925">
      <w:pPr>
        <w:pStyle w:val="ListParagraph"/>
        <w:numPr>
          <w:ilvl w:val="0"/>
          <w:numId w:val="2"/>
        </w:numPr>
        <w:spacing w:before="40" w:after="40"/>
      </w:pPr>
      <w:r>
        <w:t>Tier-0 intelligent support agent: In-app chat with access to investor's complete account context. "Where is my Rs 25,000 redemption?" → AI checks order status from RTA, payment status from gateway, bank IFSC correctness, and gives a precise answer with settlement date. Resolves 70%+ of ticket types without escalation.</w:t>
      </w:r>
    </w:p>
    <w:p w14:paraId="5B51AE8B" w14:textId="77777777" w:rsidR="005F5911" w:rsidRDefault="00F30925">
      <w:pPr>
        <w:pStyle w:val="ListParagraph"/>
        <w:numPr>
          <w:ilvl w:val="0"/>
          <w:numId w:val="2"/>
        </w:numPr>
        <w:spacing w:before="40" w:after="40"/>
      </w:pPr>
      <w:r>
        <w:t>Sentiment-aware escalation with context package: On frustration detection ("this is the third time I'm asking"), proactively escalates to human agent with a full context package — conversation summary, investor AUM, prior tickets, recommended resolution tone. High-AUM investors (&gt; Rs 25L) escalated 20% sooner. Human agent never asks investor to repeat themselves.</w:t>
      </w:r>
    </w:p>
    <w:p w14:paraId="67A1F2DE" w14:textId="77777777" w:rsidR="005F5911" w:rsidRDefault="00F30925">
      <w:pPr>
        <w:pStyle w:val="ListParagraph"/>
        <w:numPr>
          <w:ilvl w:val="0"/>
          <w:numId w:val="2"/>
        </w:numPr>
        <w:spacing w:before="40" w:after="40"/>
      </w:pPr>
      <w:r>
        <w:t>Tools: Claude Sonnet with tool use (order status API, payment gateway API, RTA API) · Frustration classifier trained on support conversations · Structured handoff to Zendesk / Freshdesk with full context summary</w:t>
      </w:r>
    </w:p>
    <w:p w14:paraId="0A62D6E4" w14:textId="77777777" w:rsidR="003A0857" w:rsidRDefault="003A0857" w:rsidP="003A0857">
      <w:pPr>
        <w:spacing w:before="40" w:after="40"/>
      </w:pPr>
    </w:p>
    <w:p w14:paraId="4AEF2FD3" w14:textId="77777777" w:rsidR="005F5911" w:rsidRDefault="005F5911">
      <w:pPr>
        <w:spacing w:before="40" w:after="40"/>
      </w:pPr>
    </w:p>
    <w:p w14:paraId="550A912F" w14:textId="34785A51" w:rsidR="005F5911" w:rsidRDefault="00F30925">
      <w:pPr>
        <w:pStyle w:val="Heading3"/>
      </w:pPr>
      <w:r>
        <w:t>9.3.</w:t>
      </w:r>
      <w:r w:rsidR="00443621">
        <w:t>9</w:t>
      </w:r>
      <w:r>
        <w:t xml:space="preserve"> AI Document Extraction for CA Services</w:t>
      </w:r>
    </w:p>
    <w:p w14:paraId="1170A89F" w14:textId="77777777" w:rsidR="005F5911" w:rsidRDefault="00F30925">
      <w:pPr>
        <w:pStyle w:val="ListParagraph"/>
        <w:numPr>
          <w:ilvl w:val="0"/>
          <w:numId w:val="2"/>
        </w:numPr>
        <w:spacing w:before="40" w:after="40"/>
      </w:pPr>
      <w:r>
        <w:t>Universal document parser for tax service intake: NRI submits Form 26AS, property sale deed, previous ITR acknowledgement, or foreign bank statement via CA service intake form — AI extracts all structured data: TDS amounts, property purchase/sale values, dates, section references, AO ward details. CA receives structured JSON summary. Reduces CA intake time from 45 minutes to 5 minutes per client.</w:t>
      </w:r>
    </w:p>
    <w:p w14:paraId="2A01887F" w14:textId="77777777" w:rsidR="005F5911" w:rsidRDefault="00F30925">
      <w:pPr>
        <w:pStyle w:val="ListParagraph"/>
        <w:numPr>
          <w:ilvl w:val="0"/>
          <w:numId w:val="2"/>
        </w:numPr>
        <w:spacing w:before="40" w:after="40"/>
      </w:pPr>
      <w:r>
        <w:t>Property capital gains computation agent: NRI uploads property sale + purchase deeds + improvement invoices. AI computes indexed cost of acquisition (with CII), LTCG/STCG, and applicable exemptions (Sections 54, 54F, 54EC). Produces draft computation sheet for CA review. Reduces computation time from 2 hours to 10 minutes.</w:t>
      </w:r>
    </w:p>
    <w:p w14:paraId="17DE3479" w14:textId="77777777" w:rsidR="005F5911" w:rsidRDefault="00F30925">
      <w:pPr>
        <w:pStyle w:val="ListParagraph"/>
        <w:numPr>
          <w:ilvl w:val="0"/>
          <w:numId w:val="2"/>
        </w:numPr>
        <w:spacing w:before="40" w:after="40"/>
      </w:pPr>
      <w:r>
        <w:t>Tools: Claude document API (native PDF understanding) · Gemini 2.0 Flash for high-volume document intake · CII table lookup tool · Exemption eligibility rules as structured guardrails</w:t>
      </w:r>
    </w:p>
    <w:p w14:paraId="008A0F7A" w14:textId="77777777" w:rsidR="00443621" w:rsidRDefault="00443621" w:rsidP="00443621">
      <w:pPr>
        <w:pStyle w:val="ListParagraph"/>
        <w:spacing w:before="40" w:after="40"/>
        <w:ind w:left="600"/>
      </w:pPr>
    </w:p>
    <w:p w14:paraId="428FD29C" w14:textId="77777777" w:rsidR="005F5911" w:rsidRDefault="005F5911">
      <w:pPr>
        <w:spacing w:before="40" w:after="40"/>
      </w:pPr>
    </w:p>
    <w:p w14:paraId="228F7D8B" w14:textId="5CE3D826" w:rsidR="005F5911" w:rsidRDefault="00F30925">
      <w:pPr>
        <w:pStyle w:val="Heading3"/>
      </w:pPr>
      <w:r>
        <w:t>9.3.1</w:t>
      </w:r>
      <w:r w:rsidR="00443621">
        <w:t>0</w:t>
      </w:r>
      <w:r>
        <w:t>–9.3.14 Additional AI Journeys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9"/>
        <w:gridCol w:w="5603"/>
        <w:gridCol w:w="1138"/>
      </w:tblGrid>
      <w:tr w:rsidR="005F5911" w14:paraId="4741F555"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D01349" w14:textId="77777777" w:rsidR="005F5911" w:rsidRDefault="00F30925">
            <w:r>
              <w:rPr>
                <w:b/>
                <w:bCs/>
                <w:color w:val="FFFFFF"/>
                <w:sz w:val="20"/>
                <w:szCs w:val="20"/>
              </w:rPr>
              <w:t>Journey</w:t>
            </w:r>
          </w:p>
        </w:tc>
        <w:tc>
          <w:tcPr>
            <w:tcW w:w="50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A80D6E6" w14:textId="77777777" w:rsidR="005F5911" w:rsidRDefault="00F30925">
            <w:r>
              <w:rPr>
                <w:b/>
                <w:bCs/>
                <w:color w:val="FFFFFF"/>
                <w:sz w:val="20"/>
                <w:szCs w:val="20"/>
              </w:rPr>
              <w:t>Description</w:t>
            </w:r>
          </w:p>
        </w:tc>
        <w:tc>
          <w:tcPr>
            <w:tcW w:w="101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BC1074D" w14:textId="77777777" w:rsidR="005F5911" w:rsidRDefault="00F30925">
            <w:r>
              <w:rPr>
                <w:b/>
                <w:bCs/>
                <w:color w:val="FFFFFF"/>
                <w:sz w:val="20"/>
                <w:szCs w:val="20"/>
              </w:rPr>
              <w:t>Phase</w:t>
            </w:r>
          </w:p>
        </w:tc>
      </w:tr>
      <w:tr w:rsidR="005F5911" w14:paraId="56E7279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D87FC" w14:textId="77777777" w:rsidR="005F5911" w:rsidRDefault="00F30925">
            <w:r>
              <w:rPr>
                <w:sz w:val="20"/>
                <w:szCs w:val="20"/>
              </w:rPr>
              <w:t>Voice-First Investing</w:t>
            </w:r>
          </w:p>
        </w:tc>
        <w:tc>
          <w:tcPr>
            <w:tcW w:w="50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69AAD" w14:textId="686FB95D" w:rsidR="005F5911" w:rsidRDefault="00F30925">
            <w:r>
              <w:rPr>
                <w:sz w:val="20"/>
                <w:szCs w:val="20"/>
              </w:rPr>
              <w:t xml:space="preserve">NRI speaks: "Invest Rs 50,000 in my Axis Bluechip SIP this month" → AI parses intent, confirms verbally, deep-links to confirmation screen. </w:t>
            </w:r>
            <w:r w:rsidR="00CE4B8A">
              <w:t>Multilingual</w:t>
            </w:r>
            <w:r>
              <w:rPr>
                <w:sz w:val="20"/>
                <w:szCs w:val="20"/>
              </w:rPr>
              <w:t xml:space="preserve"> support for NRIs. Critical guardrail: voice command never executes — always confirmed on-screen. Tools: Whisper STT (self-hosted) + Claude intent parser.</w:t>
            </w:r>
          </w:p>
        </w:tc>
        <w:tc>
          <w:tcPr>
            <w:tcW w:w="10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8A74D" w14:textId="0117C96B" w:rsidR="005F5911" w:rsidRDefault="00F30925">
            <w:r>
              <w:rPr>
                <w:sz w:val="20"/>
                <w:szCs w:val="20"/>
              </w:rPr>
              <w:t xml:space="preserve">Phase </w:t>
            </w:r>
            <w:r w:rsidR="00A574D4">
              <w:rPr>
                <w:sz w:val="20"/>
                <w:szCs w:val="20"/>
              </w:rPr>
              <w:t>2</w:t>
            </w:r>
          </w:p>
        </w:tc>
      </w:tr>
      <w:tr w:rsidR="005F5911" w14:paraId="6481EDC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78893" w14:textId="77777777" w:rsidR="005F5911" w:rsidRDefault="00F30925">
            <w:r>
              <w:rPr>
                <w:sz w:val="20"/>
                <w:szCs w:val="20"/>
              </w:rPr>
              <w:t>India Visit Mode AI</w:t>
            </w:r>
          </w:p>
        </w:tc>
        <w:tc>
          <w:tcPr>
            <w:tcW w:w="50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F67BC" w14:textId="77777777" w:rsidR="005F5911" w:rsidRDefault="00F30925">
            <w:r>
              <w:rPr>
                <w:sz w:val="20"/>
                <w:szCs w:val="20"/>
              </w:rPr>
              <w:t>IP-detection triggers personalised visit mode. AI generates visit checklist prioritised by urgency: NACH mandate setup, KYC update if passport near-expiry, TRC renewal if needed, nominee update. Converts a 2-week India visit into a high-value 15-minute platform session. Tools: Location change model + pending task prioritiser.</w:t>
            </w:r>
          </w:p>
        </w:tc>
        <w:tc>
          <w:tcPr>
            <w:tcW w:w="10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B8CB6" w14:textId="77777777" w:rsidR="005F5911" w:rsidRDefault="00F30925">
            <w:r>
              <w:rPr>
                <w:sz w:val="20"/>
                <w:szCs w:val="20"/>
              </w:rPr>
              <w:t>Phase 2</w:t>
            </w:r>
          </w:p>
        </w:tc>
      </w:tr>
      <w:tr w:rsidR="005F5911" w14:paraId="073393F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C701E" w14:textId="77777777" w:rsidR="005F5911" w:rsidRDefault="00F30925">
            <w:r>
              <w:rPr>
                <w:sz w:val="20"/>
                <w:szCs w:val="20"/>
              </w:rPr>
              <w:t>ITR Pre-Fill Agent</w:t>
            </w:r>
          </w:p>
        </w:tc>
        <w:tc>
          <w:tcPr>
            <w:tcW w:w="50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613E8" w14:textId="77777777" w:rsidR="005F5911" w:rsidRDefault="00F30925">
            <w:r>
              <w:rPr>
                <w:sz w:val="20"/>
                <w:szCs w:val="20"/>
              </w:rPr>
              <w:t>At year end: AI pulls all MF capital gains from RTA, TDS certificates, DTAA benefit calculations, and pre-fills a draft ITR-2 Schedule for Capital Gains. NRI hands to their CA or submits via platform CA services. Reduces CA preparation time by 80% for MF-only income. Tools: Claude + structured ITR schedule schema.</w:t>
            </w:r>
          </w:p>
        </w:tc>
        <w:tc>
          <w:tcPr>
            <w:tcW w:w="10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65911" w14:textId="77777777" w:rsidR="005F5911" w:rsidRDefault="00F30925">
            <w:r>
              <w:rPr>
                <w:sz w:val="20"/>
                <w:szCs w:val="20"/>
              </w:rPr>
              <w:t>Phase 2</w:t>
            </w:r>
          </w:p>
        </w:tc>
      </w:tr>
      <w:tr w:rsidR="005F5911" w14:paraId="16F849B8"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0BD81" w14:textId="77777777" w:rsidR="005F5911" w:rsidRDefault="00F30925">
            <w:r>
              <w:rPr>
                <w:sz w:val="20"/>
                <w:szCs w:val="20"/>
              </w:rPr>
              <w:t>NFO Smart Alert Engine</w:t>
            </w:r>
          </w:p>
        </w:tc>
        <w:tc>
          <w:tcPr>
            <w:tcW w:w="50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2D5FA" w14:textId="77777777" w:rsidR="005F5911" w:rsidRDefault="00F30925">
            <w:r>
              <w:rPr>
                <w:sz w:val="20"/>
                <w:szCs w:val="20"/>
              </w:rPr>
              <w:t>When a new NFO launches, AI matches it against each investor's risk profile, existing portfolio gaps, and goal horizons — sends personalised alerts only to investors for whom it is genuinely relevant. Not a broadcast. "This NFO fills your portfolio's international equity gap" vs generic "New fund launched." Tools: Embedding similarity between NFO characteristics and investor portfolio vectors.</w:t>
            </w:r>
          </w:p>
        </w:tc>
        <w:tc>
          <w:tcPr>
            <w:tcW w:w="10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7C90B" w14:textId="77777777" w:rsidR="005F5911" w:rsidRDefault="00F30925">
            <w:r>
              <w:rPr>
                <w:sz w:val="20"/>
                <w:szCs w:val="20"/>
              </w:rPr>
              <w:t>Phase 2</w:t>
            </w:r>
          </w:p>
        </w:tc>
      </w:tr>
    </w:tbl>
    <w:p w14:paraId="4E30DD74" w14:textId="77777777" w:rsidR="005F5911" w:rsidRDefault="005F5911">
      <w:pPr>
        <w:spacing w:before="40" w:after="40"/>
      </w:pPr>
    </w:p>
    <w:p w14:paraId="43AC922B" w14:textId="6AFA005F" w:rsidR="005F5911" w:rsidRDefault="00F30925">
      <w:pPr>
        <w:pStyle w:val="Heading2"/>
        <w:pBdr>
          <w:bottom w:val="single" w:sz="4" w:space="2" w:color="D5E8F0"/>
        </w:pBdr>
      </w:pPr>
      <w:r>
        <w:t>9.4 AI Technology Stack</w:t>
      </w:r>
    </w:p>
    <w:p w14:paraId="4E704C18" w14:textId="77777777" w:rsidR="005F5911" w:rsidRDefault="005F5911">
      <w:pPr>
        <w:spacing w:before="40" w:after="40"/>
      </w:pPr>
    </w:p>
    <w:p w14:paraId="452411B4" w14:textId="77777777" w:rsidR="005F5911" w:rsidRDefault="00F30925">
      <w:pPr>
        <w:pStyle w:val="Heading3"/>
      </w:pPr>
      <w:r>
        <w:t>9.4.1 Foundation Models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276"/>
        <w:gridCol w:w="936"/>
        <w:gridCol w:w="2808"/>
      </w:tblGrid>
      <w:tr w:rsidR="005F5911" w14:paraId="6F6D2D33"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C81031" w14:textId="77777777" w:rsidR="005F5911" w:rsidRDefault="00F30925">
            <w:r>
              <w:rPr>
                <w:b/>
                <w:bCs/>
                <w:color w:val="FFFFFF"/>
                <w:sz w:val="20"/>
                <w:szCs w:val="20"/>
              </w:rPr>
              <w:t>Model / Service</w:t>
            </w:r>
          </w:p>
        </w:tc>
        <w:tc>
          <w:tcPr>
            <w:tcW w:w="32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D21ED8E" w14:textId="77777777" w:rsidR="005F5911" w:rsidRDefault="00F30925">
            <w:r>
              <w:rPr>
                <w:b/>
                <w:bCs/>
                <w:color w:val="FFFFFF"/>
                <w:sz w:val="20"/>
                <w:szCs w:val="20"/>
              </w:rPr>
              <w:t>Primary Use Cases on Platform</w:t>
            </w:r>
          </w:p>
        </w:tc>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A364E9" w14:textId="77777777" w:rsidR="005F5911" w:rsidRDefault="00F30925">
            <w:r>
              <w:rPr>
                <w:b/>
                <w:bCs/>
                <w:color w:val="FFFFFF"/>
                <w:sz w:val="20"/>
                <w:szCs w:val="20"/>
              </w:rPr>
              <w:t>Build vs Buy</w:t>
            </w:r>
          </w:p>
        </w:tc>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C631018" w14:textId="77777777" w:rsidR="005F5911" w:rsidRDefault="00F30925">
            <w:r>
              <w:rPr>
                <w:b/>
                <w:bCs/>
                <w:color w:val="FFFFFF"/>
                <w:sz w:val="20"/>
                <w:szCs w:val="20"/>
              </w:rPr>
              <w:t>Rationale</w:t>
            </w:r>
          </w:p>
        </w:tc>
      </w:tr>
      <w:tr w:rsidR="005F5911" w14:paraId="38096B4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BFE7B" w14:textId="77777777" w:rsidR="005F5911" w:rsidRDefault="00F30925">
            <w:r>
              <w:rPr>
                <w:sz w:val="20"/>
                <w:szCs w:val="20"/>
              </w:rPr>
              <w:t>Claude Sonnet 4.5 (Anthropic)</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E7F63" w14:textId="77777777" w:rsidR="005F5911" w:rsidRDefault="00F30925">
            <w:r>
              <w:rPr>
                <w:sz w:val="20"/>
                <w:szCs w:val="20"/>
              </w:rPr>
              <w:t>Tax Q&amp;A, document reasoning, SEBI SCORES drafting, RM briefing, support agent, repatriation planner, AML narrative, Form 15CA pre-fill</w:t>
            </w:r>
          </w:p>
        </w:tc>
        <w:tc>
          <w:tcPr>
            <w:tcW w:w="9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39D67A" w14:textId="77777777" w:rsidR="005F5911" w:rsidRDefault="00F30925">
            <w:r>
              <w:rPr>
                <w:sz w:val="20"/>
                <w:szCs w:val="20"/>
              </w:rPr>
              <w:t>Buy (API)</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5D42C" w14:textId="77777777" w:rsidR="005F5911" w:rsidRDefault="00F30925">
            <w:r>
              <w:rPr>
                <w:sz w:val="20"/>
                <w:szCs w:val="20"/>
              </w:rPr>
              <w:t>Long context (200K tokens — fits full portfolio history in one call), strong instruction following, low hallucination on numerical reasoning, Constitutional AI safety — critical for financial advice boundary enforcement</w:t>
            </w:r>
          </w:p>
        </w:tc>
      </w:tr>
      <w:tr w:rsidR="005F5911" w14:paraId="78BC238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4A38F" w14:textId="77777777" w:rsidR="005F5911" w:rsidRDefault="00F30925">
            <w:r>
              <w:rPr>
                <w:sz w:val="20"/>
                <w:szCs w:val="20"/>
              </w:rPr>
              <w:t>Claude Haiku 4.5 (Anthropic)</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383F6" w14:textId="77777777" w:rsidR="005F5911" w:rsidRDefault="00F30925">
            <w:r>
              <w:rPr>
                <w:sz w:val="20"/>
                <w:szCs w:val="20"/>
              </w:rPr>
              <w:t>WhatsApp bot responses, pre-redemption tax tips, NFO alert copy, notification personalisation — all speed-sensitive</w:t>
            </w:r>
          </w:p>
        </w:tc>
        <w:tc>
          <w:tcPr>
            <w:tcW w:w="9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4A3423" w14:textId="77777777" w:rsidR="005F5911" w:rsidRDefault="00F30925">
            <w:r>
              <w:rPr>
                <w:sz w:val="20"/>
                <w:szCs w:val="20"/>
              </w:rPr>
              <w:t>Buy (API)</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EC5EE" w14:textId="77777777" w:rsidR="005F5911" w:rsidRDefault="00F30925">
            <w:r>
              <w:rPr>
                <w:sz w:val="20"/>
                <w:szCs w:val="20"/>
              </w:rPr>
              <w:t>Sub-1-second latency. 10–15× cheaper than Sonnet. Ideal for high-frequency, shorter-context tasks.</w:t>
            </w:r>
          </w:p>
        </w:tc>
      </w:tr>
      <w:tr w:rsidR="005F5911" w14:paraId="7C8A781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C3B13" w14:textId="77777777" w:rsidR="005F5911" w:rsidRDefault="00F30925">
            <w:r>
              <w:rPr>
                <w:sz w:val="20"/>
                <w:szCs w:val="20"/>
              </w:rPr>
              <w:t>Gemini 2.0 Flash (Google)</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32EEE" w14:textId="77777777" w:rsidR="005F5911" w:rsidRDefault="00F30925">
            <w:r>
              <w:rPr>
                <w:sz w:val="20"/>
                <w:szCs w:val="20"/>
              </w:rPr>
              <w:t>Passport OCR, TRC document understanding, property deed extraction, Form 26AS parsing, CAS statement parsing</w:t>
            </w:r>
          </w:p>
        </w:tc>
        <w:tc>
          <w:tcPr>
            <w:tcW w:w="9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0C30EE" w14:textId="77777777" w:rsidR="005F5911" w:rsidRDefault="00F30925">
            <w:r>
              <w:rPr>
                <w:sz w:val="20"/>
                <w:szCs w:val="20"/>
              </w:rPr>
              <w:t>Buy (API)</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E1DD0" w14:textId="77777777" w:rsidR="005F5911" w:rsidRDefault="00F30925">
            <w:r>
              <w:rPr>
                <w:sz w:val="20"/>
                <w:szCs w:val="20"/>
              </w:rPr>
              <w:t>Native multimodal — PDF + image in one call. Fastest latency for document intake. Competitive pricing for high-volume document processing.</w:t>
            </w:r>
          </w:p>
        </w:tc>
      </w:tr>
      <w:tr w:rsidR="005F5911" w14:paraId="142D8C3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D3DA0" w14:textId="77777777" w:rsidR="005F5911" w:rsidRDefault="00F30925">
            <w:r>
              <w:rPr>
                <w:sz w:val="20"/>
                <w:szCs w:val="20"/>
              </w:rPr>
              <w:t>Whisper (OpenAI)</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22354" w14:textId="2C1F1DB2" w:rsidR="005F5911" w:rsidRDefault="00F30925">
            <w:r>
              <w:rPr>
                <w:sz w:val="20"/>
                <w:szCs w:val="20"/>
              </w:rPr>
              <w:t xml:space="preserve">RM call transcription, voice investing commands </w:t>
            </w:r>
          </w:p>
        </w:tc>
        <w:tc>
          <w:tcPr>
            <w:tcW w:w="93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0321F30" w14:textId="77777777" w:rsidR="005F5911" w:rsidRDefault="00F30925">
            <w:r>
              <w:rPr>
                <w:sz w:val="20"/>
                <w:szCs w:val="20"/>
              </w:rPr>
              <w:t>Self-hosted</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34DD3" w14:textId="47AFBB61" w:rsidR="005F5911" w:rsidRDefault="00F30925">
            <w:r>
              <w:rPr>
                <w:sz w:val="20"/>
                <w:szCs w:val="20"/>
              </w:rPr>
              <w:t xml:space="preserve">Best </w:t>
            </w:r>
            <w:r w:rsidR="005A38A2">
              <w:rPr>
                <w:sz w:val="20"/>
                <w:szCs w:val="20"/>
              </w:rPr>
              <w:t xml:space="preserve">English </w:t>
            </w:r>
            <w:r>
              <w:rPr>
                <w:sz w:val="20"/>
                <w:szCs w:val="20"/>
              </w:rPr>
              <w:t xml:space="preserve">+ </w:t>
            </w:r>
            <w:r w:rsidR="005A38A2">
              <w:t>Multilingual</w:t>
            </w:r>
            <w:r>
              <w:rPr>
                <w:sz w:val="20"/>
                <w:szCs w:val="20"/>
              </w:rPr>
              <w:t xml:space="preserve"> accuracy among STT models. Self-hosted for data sovereignty — call recordings are PII-sensitive financial audio. Open-source, no external data transfer.</w:t>
            </w:r>
          </w:p>
        </w:tc>
      </w:tr>
      <w:tr w:rsidR="005F5911" w14:paraId="0305DC4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9F247" w14:textId="77777777" w:rsidR="005F5911" w:rsidRDefault="00F30925">
            <w:r>
              <w:rPr>
                <w:sz w:val="20"/>
                <w:szCs w:val="20"/>
              </w:rPr>
              <w:t>text-embedding-3-large (OpenAI)</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059C6" w14:textId="77777777" w:rsidR="005F5911" w:rsidRDefault="00F30925">
            <w:r>
              <w:rPr>
                <w:sz w:val="20"/>
                <w:szCs w:val="20"/>
              </w:rPr>
              <w:t>RAG vector embeddings for tax rules, DTAA articles, ITAT rulings, AMFI circulars, product FAQs</w:t>
            </w:r>
          </w:p>
        </w:tc>
        <w:tc>
          <w:tcPr>
            <w:tcW w:w="9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0BB73" w14:textId="77777777" w:rsidR="005F5911" w:rsidRDefault="00F30925">
            <w:r>
              <w:rPr>
                <w:sz w:val="20"/>
                <w:szCs w:val="20"/>
              </w:rPr>
              <w:t>Buy (API)</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3FF4B" w14:textId="77777777" w:rsidR="005F5911" w:rsidRDefault="00F30925">
            <w:r>
              <w:rPr>
                <w:sz w:val="20"/>
                <w:szCs w:val="20"/>
              </w:rPr>
              <w:t>Best-in-class retrieval accuracy for regulatory text in English. Hybrid retrieval (dense + BM25 sparse) for regulatory accuracy where exact clause matching matters.</w:t>
            </w:r>
          </w:p>
        </w:tc>
      </w:tr>
    </w:tbl>
    <w:p w14:paraId="12DF74B2" w14:textId="77777777" w:rsidR="005F5911" w:rsidRDefault="005F5911">
      <w:pPr>
        <w:spacing w:before="40" w:after="40"/>
      </w:pPr>
    </w:p>
    <w:p w14:paraId="218C844B" w14:textId="77777777" w:rsidR="005F5911" w:rsidRDefault="00F30925">
      <w:pPr>
        <w:pStyle w:val="Heading3"/>
      </w:pPr>
      <w:r>
        <w:t>9.4.2 Specialised AI Services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6"/>
        <w:gridCol w:w="2799"/>
        <w:gridCol w:w="1793"/>
        <w:gridCol w:w="935"/>
        <w:gridCol w:w="1497"/>
      </w:tblGrid>
      <w:tr w:rsidR="005F5911" w14:paraId="3D68EC59"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BC017F" w14:textId="77777777" w:rsidR="005F5911" w:rsidRDefault="00F30925">
            <w:r>
              <w:rPr>
                <w:b/>
                <w:bCs/>
                <w:color w:val="FFFFFF"/>
                <w:sz w:val="20"/>
                <w:szCs w:val="20"/>
              </w:rPr>
              <w:t>Service</w:t>
            </w:r>
          </w:p>
        </w:tc>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922D38" w14:textId="77777777" w:rsidR="005F5911" w:rsidRDefault="00F30925">
            <w:r>
              <w:rPr>
                <w:b/>
                <w:bCs/>
                <w:color w:val="FFFFFF"/>
                <w:sz w:val="20"/>
                <w:szCs w:val="20"/>
              </w:rPr>
              <w:t>Use Case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3DD8D25" w14:textId="77777777" w:rsidR="005F5911" w:rsidRDefault="00F30925">
            <w:r>
              <w:rPr>
                <w:b/>
                <w:bCs/>
                <w:color w:val="FFFFFF"/>
                <w:sz w:val="20"/>
                <w:szCs w:val="20"/>
              </w:rPr>
              <w:t>Vendor</w:t>
            </w:r>
          </w:p>
        </w:tc>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7C8914" w14:textId="77777777" w:rsidR="005F5911" w:rsidRDefault="00F30925">
            <w:r>
              <w:rPr>
                <w:b/>
                <w:bCs/>
                <w:color w:val="FFFFFF"/>
                <w:sz w:val="20"/>
                <w:szCs w:val="20"/>
              </w:rPr>
              <w:t>Build vs Buy</w:t>
            </w:r>
          </w:p>
        </w:tc>
        <w:tc>
          <w:tcPr>
            <w:tcW w:w="14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A3866E" w14:textId="77777777" w:rsidR="005F5911" w:rsidRDefault="00F30925">
            <w:r>
              <w:rPr>
                <w:b/>
                <w:bCs/>
                <w:color w:val="FFFFFF"/>
                <w:sz w:val="20"/>
                <w:szCs w:val="20"/>
              </w:rPr>
              <w:t>Note</w:t>
            </w:r>
          </w:p>
        </w:tc>
      </w:tr>
      <w:tr w:rsidR="005F5911" w14:paraId="574D06E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FE99F" w14:textId="77777777" w:rsidR="005F5911" w:rsidRDefault="00F30925">
            <w:r>
              <w:rPr>
                <w:sz w:val="20"/>
                <w:szCs w:val="20"/>
              </w:rPr>
              <w:t>Liveness &amp; Anti-Spoofing</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26A0E" w14:textId="77777777" w:rsidR="005F5911" w:rsidRDefault="00F30925">
            <w:r>
              <w:rPr>
                <w:sz w:val="20"/>
                <w:szCs w:val="20"/>
              </w:rPr>
              <w:t>Video KYC deepfake and spoofing detection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B6723" w14:textId="77777777" w:rsidR="005F5911" w:rsidRDefault="00F30925">
            <w:r>
              <w:rPr>
                <w:sz w:val="20"/>
                <w:szCs w:val="20"/>
              </w:rPr>
              <w:t>iProov</w:t>
            </w:r>
          </w:p>
        </w:tc>
        <w:tc>
          <w:tcPr>
            <w:tcW w:w="9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109192" w14:textId="77777777" w:rsidR="005F5911" w:rsidRDefault="00F30925">
            <w:r>
              <w:rPr>
                <w:sz w:val="20"/>
                <w:szCs w:val="20"/>
              </w:rPr>
              <w:t>Buy (SDK)</w:t>
            </w:r>
          </w:p>
        </w:tc>
        <w:tc>
          <w:tcPr>
            <w:tcW w:w="14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D3812" w14:textId="77777777" w:rsidR="005F5911" w:rsidRDefault="00F30925">
            <w:r>
              <w:rPr>
                <w:sz w:val="20"/>
                <w:szCs w:val="20"/>
              </w:rPr>
              <w:t>Certified by UK NCSC, FIDO2 compliant. Best NRI passport diversity coverage.</w:t>
            </w:r>
          </w:p>
        </w:tc>
      </w:tr>
      <w:tr w:rsidR="005F5911" w14:paraId="502B6C8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F5ED5" w14:textId="77777777" w:rsidR="005F5911" w:rsidRDefault="00F30925">
            <w:r>
              <w:rPr>
                <w:sz w:val="20"/>
                <w:szCs w:val="20"/>
              </w:rPr>
              <w:t>Deepfake Detection Layer</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5D5B8" w14:textId="77777777" w:rsidR="005F5911" w:rsidRDefault="00F30925">
            <w:r>
              <w:rPr>
                <w:sz w:val="20"/>
                <w:szCs w:val="20"/>
              </w:rPr>
              <w:t>Additional deepfake check on video KYC sessions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49A22" w14:textId="77777777" w:rsidR="005F5911" w:rsidRDefault="00F30925">
            <w:r>
              <w:rPr>
                <w:sz w:val="20"/>
                <w:szCs w:val="20"/>
              </w:rPr>
              <w:t>Sensity AI</w:t>
            </w:r>
          </w:p>
        </w:tc>
        <w:tc>
          <w:tcPr>
            <w:tcW w:w="9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29DD3A" w14:textId="77777777" w:rsidR="005F5911" w:rsidRDefault="00F30925">
            <w:r>
              <w:rPr>
                <w:sz w:val="20"/>
                <w:szCs w:val="20"/>
              </w:rPr>
              <w:t>Buy (API)</w:t>
            </w:r>
          </w:p>
        </w:tc>
        <w:tc>
          <w:tcPr>
            <w:tcW w:w="14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8A980" w14:textId="77777777" w:rsidR="005F5911" w:rsidRDefault="00F30925">
            <w:r>
              <w:rPr>
                <w:sz w:val="20"/>
                <w:szCs w:val="20"/>
              </w:rPr>
              <w:t>Specifically detects AI-generated face videos — growing threat vector for KYC fraud.</w:t>
            </w:r>
          </w:p>
        </w:tc>
      </w:tr>
      <w:tr w:rsidR="005F5911" w14:paraId="2136240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ED5B4" w14:textId="77777777" w:rsidR="005F5911" w:rsidRDefault="00F30925">
            <w:r>
              <w:rPr>
                <w:sz w:val="20"/>
                <w:szCs w:val="20"/>
              </w:rPr>
              <w:t>Behavioural Biometrics</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91462" w14:textId="77777777" w:rsidR="005F5911" w:rsidRDefault="00F30925">
            <w:r>
              <w:rPr>
                <w:sz w:val="20"/>
                <w:szCs w:val="20"/>
              </w:rPr>
              <w:t>Continuous passive authentication post-login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FE411" w14:textId="77777777" w:rsidR="005F5911" w:rsidRDefault="00F30925">
            <w:r>
              <w:rPr>
                <w:sz w:val="20"/>
                <w:szCs w:val="20"/>
              </w:rPr>
              <w:t>BioCatch</w:t>
            </w:r>
          </w:p>
        </w:tc>
        <w:tc>
          <w:tcPr>
            <w:tcW w:w="9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3D52AB" w14:textId="77777777" w:rsidR="005F5911" w:rsidRDefault="00F30925">
            <w:r>
              <w:rPr>
                <w:sz w:val="20"/>
                <w:szCs w:val="20"/>
              </w:rPr>
              <w:t>Buy (SDK)</w:t>
            </w:r>
          </w:p>
        </w:tc>
        <w:tc>
          <w:tcPr>
            <w:tcW w:w="14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93294" w14:textId="77777777" w:rsidR="005F5911" w:rsidRDefault="00F30925">
            <w:r>
              <w:rPr>
                <w:sz w:val="20"/>
                <w:szCs w:val="20"/>
              </w:rPr>
              <w:t>Trusted by 30+ global banks. GDPR compliant. No PII stored — anonymised vectors only.</w:t>
            </w:r>
          </w:p>
        </w:tc>
      </w:tr>
      <w:tr w:rsidR="005F5911" w14:paraId="248D5E5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19064" w14:textId="77777777" w:rsidR="005F5911" w:rsidRDefault="00F30925">
            <w:r>
              <w:rPr>
                <w:sz w:val="20"/>
                <w:szCs w:val="20"/>
              </w:rPr>
              <w:t>SIP Bounce Predictor</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D105C" w14:textId="77777777" w:rsidR="005F5911" w:rsidRDefault="00F30925">
            <w:r>
              <w:rPr>
                <w:sz w:val="20"/>
                <w:szCs w:val="20"/>
              </w:rPr>
              <w:t>7-day advance prediction of SIP debit failure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996EE" w14:textId="77777777" w:rsidR="005F5911" w:rsidRDefault="00F30925">
            <w:r>
              <w:rPr>
                <w:sz w:val="20"/>
                <w:szCs w:val="20"/>
              </w:rPr>
              <w:t>Build in-house</w:t>
            </w:r>
          </w:p>
        </w:tc>
        <w:tc>
          <w:tcPr>
            <w:tcW w:w="93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4AFE587" w14:textId="77777777" w:rsidR="005F5911" w:rsidRDefault="00F30925">
            <w:r>
              <w:rPr>
                <w:sz w:val="20"/>
                <w:szCs w:val="20"/>
              </w:rPr>
              <w:t>Build</w:t>
            </w:r>
          </w:p>
        </w:tc>
        <w:tc>
          <w:tcPr>
            <w:tcW w:w="14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5474E" w14:textId="77777777" w:rsidR="005F5911" w:rsidRDefault="00F30925">
            <w:r>
              <w:rPr>
                <w:sz w:val="20"/>
                <w:szCs w:val="20"/>
              </w:rPr>
              <w:t>LSTM on AA bank balance time-series. Proprietary model — core to competitive differentiation.</w:t>
            </w:r>
          </w:p>
        </w:tc>
      </w:tr>
      <w:tr w:rsidR="005F5911" w14:paraId="57197C7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8213D" w14:textId="77777777" w:rsidR="005F5911" w:rsidRDefault="00F30925">
            <w:r>
              <w:rPr>
                <w:sz w:val="20"/>
                <w:szCs w:val="20"/>
              </w:rPr>
              <w:t>Churn Prediction</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01CDE" w14:textId="77777777" w:rsidR="005F5911" w:rsidRDefault="00F30925">
            <w:r>
              <w:rPr>
                <w:sz w:val="20"/>
                <w:szCs w:val="20"/>
              </w:rPr>
              <w:t>Weekly investor churn probability scoring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04637" w14:textId="77777777" w:rsidR="005F5911" w:rsidRDefault="00F30925">
            <w:r>
              <w:rPr>
                <w:sz w:val="20"/>
                <w:szCs w:val="20"/>
              </w:rPr>
              <w:t>Build in-house</w:t>
            </w:r>
          </w:p>
        </w:tc>
        <w:tc>
          <w:tcPr>
            <w:tcW w:w="93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1C29673" w14:textId="77777777" w:rsidR="005F5911" w:rsidRDefault="00F30925">
            <w:r>
              <w:rPr>
                <w:sz w:val="20"/>
                <w:szCs w:val="20"/>
              </w:rPr>
              <w:t>Build</w:t>
            </w:r>
          </w:p>
        </w:tc>
        <w:tc>
          <w:tcPr>
            <w:tcW w:w="14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2BE40" w14:textId="77777777" w:rsidR="005F5911" w:rsidRDefault="00F30925">
            <w:r>
              <w:rPr>
                <w:sz w:val="20"/>
                <w:szCs w:val="20"/>
              </w:rPr>
              <w:t>XGBoost. Labels from historical churn cohorts. Trained on NRI investor data only.</w:t>
            </w:r>
          </w:p>
        </w:tc>
      </w:tr>
      <w:tr w:rsidR="005F5911" w14:paraId="2EDB64C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975B8" w14:textId="77777777" w:rsidR="005F5911" w:rsidRDefault="00F30925">
            <w:r>
              <w:rPr>
                <w:sz w:val="20"/>
                <w:szCs w:val="20"/>
              </w:rPr>
              <w:t>NRI Recommendation Engine</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5D10F" w14:textId="77777777" w:rsidR="005F5911" w:rsidRDefault="00F30925">
            <w:r>
              <w:rPr>
                <w:sz w:val="20"/>
                <w:szCs w:val="20"/>
              </w:rPr>
              <w:t>Fund recommendations personalised to NRI profile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215A7" w14:textId="77777777" w:rsidR="005F5911" w:rsidRDefault="00F30925">
            <w:r>
              <w:rPr>
                <w:sz w:val="20"/>
                <w:szCs w:val="20"/>
              </w:rPr>
              <w:t>Build in-house</w:t>
            </w:r>
          </w:p>
        </w:tc>
        <w:tc>
          <w:tcPr>
            <w:tcW w:w="93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EA55C0A" w14:textId="77777777" w:rsidR="005F5911" w:rsidRDefault="00F30925">
            <w:r>
              <w:rPr>
                <w:sz w:val="20"/>
                <w:szCs w:val="20"/>
              </w:rPr>
              <w:t>Build</w:t>
            </w:r>
          </w:p>
        </w:tc>
        <w:tc>
          <w:tcPr>
            <w:tcW w:w="14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8EA8F" w14:textId="77777777" w:rsidR="005F5911" w:rsidRDefault="00F30925">
            <w:r>
              <w:rPr>
                <w:sz w:val="20"/>
                <w:szCs w:val="20"/>
              </w:rPr>
              <w:t>Two-tower model. Cold-start: content-based. Proprietary NRI dataset = moat.</w:t>
            </w:r>
          </w:p>
        </w:tc>
      </w:tr>
      <w:tr w:rsidR="005F5911" w14:paraId="4E54748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56D80" w14:textId="77777777" w:rsidR="005F5911" w:rsidRDefault="00F30925">
            <w:r>
              <w:rPr>
                <w:sz w:val="20"/>
                <w:szCs w:val="20"/>
              </w:rPr>
              <w:t>Anomaly Detection (Fraud)</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6871E" w14:textId="77777777" w:rsidR="005F5911" w:rsidRDefault="00F30925">
            <w:r>
              <w:rPr>
                <w:sz w:val="20"/>
                <w:szCs w:val="20"/>
              </w:rPr>
              <w:t>NRI-calibrated transaction anomaly detection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A458A" w14:textId="77777777" w:rsidR="005F5911" w:rsidRDefault="00F30925">
            <w:r>
              <w:rPr>
                <w:sz w:val="20"/>
                <w:szCs w:val="20"/>
              </w:rPr>
              <w:t>Build in-house</w:t>
            </w:r>
          </w:p>
        </w:tc>
        <w:tc>
          <w:tcPr>
            <w:tcW w:w="93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C7AAF72" w14:textId="77777777" w:rsidR="005F5911" w:rsidRDefault="00F30925">
            <w:r>
              <w:rPr>
                <w:sz w:val="20"/>
                <w:szCs w:val="20"/>
              </w:rPr>
              <w:t>Build</w:t>
            </w:r>
          </w:p>
        </w:tc>
        <w:tc>
          <w:tcPr>
            <w:tcW w:w="14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9B369" w14:textId="77777777" w:rsidR="005F5911" w:rsidRDefault="00F30925">
            <w:r>
              <w:rPr>
                <w:sz w:val="20"/>
                <w:szCs w:val="20"/>
              </w:rPr>
              <w:t>Isolation Forest or Autoencoder. Per-investor baseline — not population mean.</w:t>
            </w:r>
          </w:p>
        </w:tc>
      </w:tr>
      <w:tr w:rsidR="005F5911" w14:paraId="50C9C97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7070F" w14:textId="77777777" w:rsidR="005F5911" w:rsidRDefault="00F30925">
            <w:r>
              <w:rPr>
                <w:sz w:val="20"/>
                <w:szCs w:val="20"/>
              </w:rPr>
              <w:t>Send-Time Optimiser</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67DC7" w14:textId="77777777" w:rsidR="005F5911" w:rsidRDefault="00F30925">
            <w:r>
              <w:rPr>
                <w:sz w:val="20"/>
                <w:szCs w:val="20"/>
              </w:rPr>
              <w:t>Personalised notification timing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3FF07" w14:textId="77777777" w:rsidR="005F5911" w:rsidRDefault="00F30925">
            <w:r>
              <w:rPr>
                <w:sz w:val="20"/>
                <w:szCs w:val="20"/>
              </w:rPr>
              <w:t>Build in-house</w:t>
            </w:r>
          </w:p>
        </w:tc>
        <w:tc>
          <w:tcPr>
            <w:tcW w:w="93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0CB912C" w14:textId="77777777" w:rsidR="005F5911" w:rsidRDefault="00F30925">
            <w:r>
              <w:rPr>
                <w:sz w:val="20"/>
                <w:szCs w:val="20"/>
              </w:rPr>
              <w:t>Build</w:t>
            </w:r>
          </w:p>
        </w:tc>
        <w:tc>
          <w:tcPr>
            <w:tcW w:w="14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D38D2" w14:textId="77777777" w:rsidR="005F5911" w:rsidRDefault="00F30925">
            <w:r>
              <w:rPr>
                <w:sz w:val="20"/>
                <w:szCs w:val="20"/>
              </w:rPr>
              <w:t>Bayesian bandit per investor. Historical open rate data as training signal.</w:t>
            </w:r>
          </w:p>
        </w:tc>
      </w:tr>
    </w:tbl>
    <w:p w14:paraId="68420FAD" w14:textId="77777777" w:rsidR="005F5911" w:rsidRDefault="005F5911">
      <w:pPr>
        <w:spacing w:before="40" w:after="40"/>
      </w:pPr>
    </w:p>
    <w:p w14:paraId="496043F4" w14:textId="77777777" w:rsidR="005F5911" w:rsidRDefault="00F30925">
      <w:pPr>
        <w:pStyle w:val="Heading3"/>
      </w:pPr>
      <w:r>
        <w:t>9.4.3 AI Infrastructure Components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276"/>
        <w:gridCol w:w="3744"/>
      </w:tblGrid>
      <w:tr w:rsidR="005F5911" w14:paraId="592C7903"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1BB4E5" w14:textId="77777777" w:rsidR="005F5911" w:rsidRDefault="00F30925">
            <w:r>
              <w:rPr>
                <w:b/>
                <w:bCs/>
                <w:color w:val="FFFFFF"/>
                <w:sz w:val="20"/>
                <w:szCs w:val="20"/>
              </w:rPr>
              <w:t>Component</w:t>
            </w:r>
          </w:p>
        </w:tc>
        <w:tc>
          <w:tcPr>
            <w:tcW w:w="32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F77314" w14:textId="77777777" w:rsidR="005F5911" w:rsidRDefault="00F30925">
            <w:r>
              <w:rPr>
                <w:b/>
                <w:bCs/>
                <w:color w:val="FFFFFF"/>
                <w:sz w:val="20"/>
                <w:szCs w:val="20"/>
              </w:rPr>
              <w:t>Purpose</w:t>
            </w:r>
          </w:p>
        </w:tc>
        <w:tc>
          <w:tcPr>
            <w:tcW w:w="37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06C7D2" w14:textId="77777777" w:rsidR="005F5911" w:rsidRDefault="00F30925">
            <w:r>
              <w:rPr>
                <w:b/>
                <w:bCs/>
                <w:color w:val="FFFFFF"/>
                <w:sz w:val="20"/>
                <w:szCs w:val="20"/>
              </w:rPr>
              <w:t>Recommended Stack</w:t>
            </w:r>
          </w:p>
        </w:tc>
      </w:tr>
      <w:tr w:rsidR="005F5911" w14:paraId="71345A3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B4B00" w14:textId="77777777" w:rsidR="005F5911" w:rsidRDefault="00F30925">
            <w:r>
              <w:rPr>
                <w:sz w:val="20"/>
                <w:szCs w:val="20"/>
              </w:rPr>
              <w:t>RAG Pipeline</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9007E" w14:textId="77777777" w:rsidR="005F5911" w:rsidRDefault="00F30925">
            <w:r>
              <w:rPr>
                <w:sz w:val="20"/>
                <w:szCs w:val="20"/>
              </w:rPr>
              <w:t>Retrieval-Augmented Generation for tax Q&amp;A, DTAA explainer, regulatory compliance answers</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48BCF" w14:textId="77777777" w:rsidR="005F5911" w:rsidRDefault="00F30925">
            <w:r>
              <w:rPr>
                <w:sz w:val="20"/>
                <w:szCs w:val="20"/>
              </w:rPr>
              <w:t>Vector DB: Pinecone or Weaviate · Chunking: document-structure-aware (DTAA articles stay atomic) · Retrieval: hybrid dense + sparse (BM25)</w:t>
            </w:r>
          </w:p>
        </w:tc>
      </w:tr>
      <w:tr w:rsidR="005F5911" w14:paraId="7066A86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5DDE8" w14:textId="77777777" w:rsidR="005F5911" w:rsidRDefault="00F30925">
            <w:r>
              <w:rPr>
                <w:sz w:val="20"/>
                <w:szCs w:val="20"/>
              </w:rPr>
              <w:t>LLM Orchestration</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EAC60" w14:textId="77777777" w:rsidR="005F5911" w:rsidRDefault="00F30925">
            <w:r>
              <w:rPr>
                <w:sz w:val="20"/>
                <w:szCs w:val="20"/>
              </w:rPr>
              <w:t>Multi-step AI agent workflows, tool use, output validation</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7C753" w14:textId="77777777" w:rsidR="005F5911" w:rsidRDefault="00F30925">
            <w:r>
              <w:rPr>
                <w:sz w:val="20"/>
                <w:szCs w:val="20"/>
              </w:rPr>
              <w:t>LangChain or LlamaIndex · Guardrails AI for output validation (prevent advice framing, PII leakage, hallucinated tax rates) · Observability: Langfuse or LangSmith</w:t>
            </w:r>
          </w:p>
        </w:tc>
      </w:tr>
      <w:tr w:rsidR="005F5911" w14:paraId="3BC6728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72474" w14:textId="77777777" w:rsidR="005F5911" w:rsidRDefault="00F30925">
            <w:r>
              <w:rPr>
                <w:sz w:val="20"/>
                <w:szCs w:val="20"/>
              </w:rPr>
              <w:t>ML Platform</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E3010" w14:textId="77777777" w:rsidR="005F5911" w:rsidRDefault="00F30925">
            <w:r>
              <w:rPr>
                <w:sz w:val="20"/>
                <w:szCs w:val="20"/>
              </w:rPr>
              <w:t>Training, deployment, and monitoring of proprietary ML models</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698F3" w14:textId="77777777" w:rsidR="005F5911" w:rsidRDefault="00F30925">
            <w:r>
              <w:rPr>
                <w:sz w:val="20"/>
                <w:szCs w:val="20"/>
              </w:rPr>
              <w:t>Training: AWS SageMaker or GCP Vertex AI · Feature Store: Feast (open-source) · Registry: MLflow · Monitoring: Arize AI for data drift detection</w:t>
            </w:r>
          </w:p>
        </w:tc>
      </w:tr>
      <w:tr w:rsidR="005F5911" w14:paraId="5028343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48420" w14:textId="77777777" w:rsidR="005F5911" w:rsidRDefault="00F30925">
            <w:r>
              <w:rPr>
                <w:sz w:val="20"/>
                <w:szCs w:val="20"/>
              </w:rPr>
              <w:t>Model Serving</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DACB8" w14:textId="77777777" w:rsidR="005F5911" w:rsidRDefault="00F30925">
            <w:r>
              <w:rPr>
                <w:sz w:val="20"/>
                <w:szCs w:val="20"/>
              </w:rPr>
              <w:t>Low-latency inference for fraud detection, recommendations, churn scoring</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7FAAA" w14:textId="77777777" w:rsidR="005F5911" w:rsidRDefault="00F30925">
            <w:r>
              <w:rPr>
                <w:sz w:val="20"/>
                <w:szCs w:val="20"/>
              </w:rPr>
              <w:t>SageMaker Real-Time Inference (target: sub-100ms for fraud models) · Batch: SageMaker Batch Transform for weekly churn scoring</w:t>
            </w:r>
          </w:p>
        </w:tc>
      </w:tr>
      <w:tr w:rsidR="005F5911" w14:paraId="1C5F9CA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7B709" w14:textId="77777777" w:rsidR="005F5911" w:rsidRDefault="00F30925">
            <w:r>
              <w:rPr>
                <w:sz w:val="20"/>
                <w:szCs w:val="20"/>
              </w:rPr>
              <w:t>Data Foundation</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5AFAE" w14:textId="77777777" w:rsidR="005F5911" w:rsidRDefault="00F30925">
            <w:r>
              <w:rPr>
                <w:sz w:val="20"/>
                <w:szCs w:val="20"/>
              </w:rPr>
              <w:t>Event-level tracking feeding all AI models</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19720" w14:textId="77777777" w:rsidR="005F5911" w:rsidRDefault="00F30925">
            <w:r>
              <w:rPr>
                <w:sz w:val="20"/>
                <w:szCs w:val="20"/>
              </w:rPr>
              <w:t>BigQuery + dbt for transformation · Mixpanel or Amplitude for event collection · All models depend on this — treat as P0 infrastructure, not P2 enhancement</w:t>
            </w:r>
          </w:p>
        </w:tc>
      </w:tr>
    </w:tbl>
    <w:p w14:paraId="1B08F65A" w14:textId="77777777" w:rsidR="005F5911" w:rsidRDefault="005F5911">
      <w:pPr>
        <w:spacing w:before="40" w:after="40"/>
      </w:pPr>
    </w:p>
    <w:p w14:paraId="41DFAC11" w14:textId="77777777" w:rsidR="005F5911" w:rsidRDefault="00F30925">
      <w:pPr>
        <w:pStyle w:val="Heading2"/>
        <w:pBdr>
          <w:bottom w:val="single" w:sz="4" w:space="2" w:color="D5E8F0"/>
        </w:pBdr>
      </w:pPr>
      <w:r>
        <w:t>9.5 AI Latency Targets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9"/>
        <w:gridCol w:w="1800"/>
        <w:gridCol w:w="2161"/>
        <w:gridCol w:w="1890"/>
      </w:tblGrid>
      <w:tr w:rsidR="005F5911" w14:paraId="2B052B69" w14:textId="77777777">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CD8EC0E" w14:textId="77777777" w:rsidR="005F5911" w:rsidRDefault="00F30925">
            <w:r>
              <w:rPr>
                <w:b/>
                <w:bCs/>
                <w:color w:val="FFFFFF"/>
                <w:sz w:val="20"/>
                <w:szCs w:val="20"/>
              </w:rPr>
              <w:t>AI Feature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8E4B3CB" w14:textId="77777777" w:rsidR="005F5911" w:rsidRDefault="00F30925">
            <w:r>
              <w:rPr>
                <w:b/>
                <w:bCs/>
                <w:color w:val="FFFFFF"/>
                <w:sz w:val="20"/>
                <w:szCs w:val="20"/>
              </w:rPr>
              <w:t>Latency Target</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D2635D" w14:textId="77777777" w:rsidR="005F5911" w:rsidRDefault="00F30925">
            <w:r>
              <w:rPr>
                <w:b/>
                <w:bCs/>
                <w:color w:val="FFFFFF"/>
                <w:sz w:val="20"/>
                <w:szCs w:val="20"/>
              </w:rPr>
              <w:t>Model</w:t>
            </w:r>
          </w:p>
        </w:tc>
        <w:tc>
          <w:tcPr>
            <w:tcW w:w="18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3AC0DA" w14:textId="77777777" w:rsidR="005F5911" w:rsidRDefault="00F30925">
            <w:r>
              <w:rPr>
                <w:b/>
                <w:bCs/>
                <w:color w:val="FFFFFF"/>
                <w:sz w:val="20"/>
                <w:szCs w:val="20"/>
              </w:rPr>
              <w:t>Rationale</w:t>
            </w:r>
          </w:p>
        </w:tc>
      </w:tr>
      <w:tr w:rsidR="005F5911" w14:paraId="0E97FF82"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F282D" w14:textId="77777777" w:rsidR="005F5911" w:rsidRDefault="00F30925">
            <w:r>
              <w:rPr>
                <w:sz w:val="20"/>
                <w:szCs w:val="20"/>
              </w:rPr>
              <w:t>Pre-redemption tax tip display</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D94EF55" w14:textId="77777777" w:rsidR="005F5911" w:rsidRDefault="00F30925">
            <w:r>
              <w:rPr>
                <w:sz w:val="20"/>
                <w:szCs w:val="20"/>
              </w:rPr>
              <w:t>&lt; 1 second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E776F" w14:textId="77777777" w:rsidR="005F5911" w:rsidRDefault="00F30925">
            <w:r>
              <w:rPr>
                <w:sz w:val="20"/>
                <w:szCs w:val="20"/>
              </w:rPr>
              <w:t>Claude Haiku 4.5</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8A03D" w14:textId="77777777" w:rsidR="005F5911" w:rsidRDefault="00F30925">
            <w:r>
              <w:rPr>
                <w:sz w:val="20"/>
                <w:szCs w:val="20"/>
              </w:rPr>
              <w:t>Shown on confirmation screen — must not feel like a loading spinner</w:t>
            </w:r>
          </w:p>
        </w:tc>
      </w:tr>
      <w:tr w:rsidR="005F5911" w14:paraId="5108A827"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1CC4E" w14:textId="77777777" w:rsidR="005F5911" w:rsidRDefault="00F30925">
            <w:r>
              <w:rPr>
                <w:sz w:val="20"/>
                <w:szCs w:val="20"/>
              </w:rPr>
              <w:t>WhatsApp portfolio query response</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977CCE1" w14:textId="77777777" w:rsidR="005F5911" w:rsidRDefault="00F30925">
            <w:r>
              <w:rPr>
                <w:sz w:val="20"/>
                <w:szCs w:val="20"/>
              </w:rPr>
              <w:t>&lt; 2 seconds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B8B42" w14:textId="77777777" w:rsidR="005F5911" w:rsidRDefault="00F30925">
            <w:r>
              <w:rPr>
                <w:sz w:val="20"/>
                <w:szCs w:val="20"/>
              </w:rPr>
              <w:t>Claude Haiku 4.5</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A53AC" w14:textId="77777777" w:rsidR="005F5911" w:rsidRDefault="00F30925">
            <w:r>
              <w:rPr>
                <w:sz w:val="20"/>
                <w:szCs w:val="20"/>
              </w:rPr>
              <w:t>Conversational — anything above 3s feels broken on messaging apps</w:t>
            </w:r>
          </w:p>
        </w:tc>
      </w:tr>
      <w:tr w:rsidR="005F5911" w14:paraId="3C1AB7C4"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7C29F" w14:textId="77777777" w:rsidR="005F5911" w:rsidRDefault="00F30925">
            <w:r>
              <w:rPr>
                <w:sz w:val="20"/>
                <w:szCs w:val="20"/>
              </w:rPr>
              <w:t>Support agent response</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4624187" w14:textId="77777777" w:rsidR="005F5911" w:rsidRDefault="00F30925">
            <w:r>
              <w:rPr>
                <w:sz w:val="20"/>
                <w:szCs w:val="20"/>
              </w:rPr>
              <w:t>&lt; 3 seconds</w:t>
            </w:r>
          </w:p>
        </w:tc>
        <w:tc>
          <w:tcPr>
            <w:tcW w:w="21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8A3E0" w14:textId="77777777" w:rsidR="005F5911" w:rsidRDefault="00F30925">
            <w:r>
              <w:rPr>
                <w:sz w:val="20"/>
                <w:szCs w:val="20"/>
              </w:rPr>
              <w:t>Claude Sonnet 4.5</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374F5" w14:textId="77777777" w:rsidR="005F5911" w:rsidRDefault="00F30925">
            <w:r>
              <w:rPr>
                <w:sz w:val="20"/>
                <w:szCs w:val="20"/>
              </w:rPr>
              <w:t>In-app chat — typing indicator masks up to 3s effectively</w:t>
            </w:r>
          </w:p>
        </w:tc>
      </w:tr>
      <w:tr w:rsidR="005F5911" w14:paraId="69483253"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8AF18" w14:textId="77777777" w:rsidR="005F5911" w:rsidRDefault="00F30925">
            <w:r>
              <w:rPr>
                <w:sz w:val="20"/>
                <w:szCs w:val="20"/>
              </w:rPr>
              <w:t>Tax Q&amp;A (detailed)</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0322434" w14:textId="77777777" w:rsidR="005F5911" w:rsidRDefault="00F30925">
            <w:r>
              <w:rPr>
                <w:sz w:val="20"/>
                <w:szCs w:val="20"/>
              </w:rPr>
              <w:t>&lt; 5 seconds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3BBBB" w14:textId="77777777" w:rsidR="005F5911" w:rsidRDefault="00F30925">
            <w:r>
              <w:rPr>
                <w:sz w:val="20"/>
                <w:szCs w:val="20"/>
              </w:rPr>
              <w:t>Claude Sonnet 4.5</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5AA6F" w14:textId="77777777" w:rsidR="005F5911" w:rsidRDefault="00F30925">
            <w:r>
              <w:rPr>
                <w:sz w:val="20"/>
                <w:szCs w:val="20"/>
              </w:rPr>
              <w:t>Complex computation — user expectation is "processing" not "instant"</w:t>
            </w:r>
          </w:p>
        </w:tc>
      </w:tr>
      <w:tr w:rsidR="005F5911" w14:paraId="1E58CE6A"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F775E" w14:textId="77777777" w:rsidR="005F5911" w:rsidRDefault="00F30925">
            <w:r>
              <w:rPr>
                <w:sz w:val="20"/>
                <w:szCs w:val="20"/>
              </w:rPr>
              <w:t>Document OCR (passport)</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953031F" w14:textId="77777777" w:rsidR="005F5911" w:rsidRDefault="00F30925">
            <w:r>
              <w:rPr>
                <w:sz w:val="20"/>
                <w:szCs w:val="20"/>
              </w:rPr>
              <w:t>&lt; 3 seconds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BC263" w14:textId="77777777" w:rsidR="005F5911" w:rsidRDefault="00F30925">
            <w:r>
              <w:rPr>
                <w:sz w:val="20"/>
                <w:szCs w:val="20"/>
              </w:rPr>
              <w:t>Gemini 2.0 Flash</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D08D6" w14:textId="77777777" w:rsidR="005F5911" w:rsidRDefault="00F30925">
            <w:r>
              <w:rPr>
                <w:sz w:val="20"/>
                <w:szCs w:val="20"/>
              </w:rPr>
              <w:t>KYC flow — visible progress bar acceptable</w:t>
            </w:r>
          </w:p>
        </w:tc>
      </w:tr>
      <w:tr w:rsidR="005F5911" w14:paraId="47CFF0DC"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38130" w14:textId="77777777" w:rsidR="005F5911" w:rsidRDefault="00F30925">
            <w:r>
              <w:rPr>
                <w:sz w:val="20"/>
                <w:szCs w:val="20"/>
              </w:rPr>
              <w:t>Fraud anomaly detection</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BAFEF9E" w14:textId="77777777" w:rsidR="005F5911" w:rsidRDefault="00F30925">
            <w:r>
              <w:rPr>
                <w:sz w:val="20"/>
                <w:szCs w:val="20"/>
              </w:rPr>
              <w:t>&lt; 100ms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870CB" w14:textId="77777777" w:rsidR="005F5911" w:rsidRDefault="00F30925">
            <w:r>
              <w:rPr>
                <w:sz w:val="20"/>
                <w:szCs w:val="20"/>
              </w:rPr>
              <w:t>Self-hosted model</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BE0E9" w14:textId="77777777" w:rsidR="005F5911" w:rsidRDefault="00F30925">
            <w:r>
              <w:rPr>
                <w:sz w:val="20"/>
                <w:szCs w:val="20"/>
              </w:rPr>
              <w:t>Synchronous check on every transaction — must not add latency</w:t>
            </w:r>
          </w:p>
        </w:tc>
      </w:tr>
      <w:tr w:rsidR="005F5911" w14:paraId="20E6B944"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7F3D4" w14:textId="77777777" w:rsidR="005F5911" w:rsidRDefault="00F30925">
            <w:r>
              <w:rPr>
                <w:sz w:val="20"/>
                <w:szCs w:val="20"/>
              </w:rPr>
              <w:t>RM pre-call briefing 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C31BF91" w14:textId="77777777" w:rsidR="005F5911" w:rsidRDefault="00F30925">
            <w:r>
              <w:rPr>
                <w:sz w:val="20"/>
                <w:szCs w:val="20"/>
              </w:rPr>
              <w:t>&lt; 10 seconds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EF651" w14:textId="77777777" w:rsidR="005F5911" w:rsidRDefault="00F30925">
            <w:r>
              <w:rPr>
                <w:sz w:val="20"/>
                <w:szCs w:val="20"/>
              </w:rPr>
              <w:t>Claude Sonnet 4.5</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C56B2" w14:textId="77777777" w:rsidR="005F5911" w:rsidRDefault="00F30925">
            <w:r>
              <w:rPr>
                <w:sz w:val="20"/>
                <w:szCs w:val="20"/>
              </w:rPr>
              <w:t>Async — RM opens app before call, not during</w:t>
            </w:r>
          </w:p>
        </w:tc>
      </w:tr>
    </w:tbl>
    <w:p w14:paraId="4E5E2DEF" w14:textId="77777777" w:rsidR="005F5911" w:rsidRDefault="005F5911">
      <w:pPr>
        <w:spacing w:before="40" w:after="40"/>
      </w:pPr>
    </w:p>
    <w:p w14:paraId="0E150790" w14:textId="77777777" w:rsidR="005F5911" w:rsidRDefault="00F30925">
      <w:pPr>
        <w:pStyle w:val="Heading2"/>
        <w:pBdr>
          <w:bottom w:val="single" w:sz="4" w:space="2" w:color="D5E8F0"/>
        </w:pBdr>
      </w:pPr>
      <w:r>
        <w:t>9.6 AI Guardrails &amp; Governance</w:t>
      </w:r>
    </w:p>
    <w:p w14:paraId="57CFDBB4" w14:textId="77777777" w:rsidR="005F5911" w:rsidRDefault="00F30925">
      <w:pPr>
        <w:pBdr>
          <w:left w:val="single" w:sz="12" w:space="4" w:color="C00000"/>
        </w:pBdr>
        <w:shd w:val="clear" w:color="auto" w:fill="FFE0E0"/>
        <w:spacing w:before="80" w:after="80"/>
        <w:ind w:left="180" w:right="120"/>
      </w:pPr>
      <w:r>
        <w:rPr>
          <w:sz w:val="20"/>
          <w:szCs w:val="20"/>
        </w:rPr>
        <w:t>CRITICAL: SEBI does not yet have explicit AI-in-financial-services guidelines (as of 2026). All AI outputs affecting money decisions must be framed as "information and computation" not "financial advice." Regulatory monitoring of SEBI DP 2024 on AI use is mandatory. This section defines the non-negotiable governance requirements.</w:t>
      </w:r>
    </w:p>
    <w:p w14:paraId="5C2C71AA" w14:textId="77777777" w:rsidR="005F5911" w:rsidRDefault="005F5911">
      <w:pPr>
        <w:spacing w:before="40" w:after="40"/>
      </w:pPr>
    </w:p>
    <w:p w14:paraId="56A650C7" w14:textId="77777777" w:rsidR="00D14EB3" w:rsidRDefault="00D14EB3">
      <w:pPr>
        <w:pStyle w:val="Heading3"/>
      </w:pPr>
    </w:p>
    <w:p w14:paraId="30116877" w14:textId="5FA84D32" w:rsidR="005F5911" w:rsidRDefault="00F30925">
      <w:pPr>
        <w:pStyle w:val="Heading3"/>
      </w:pPr>
      <w:r>
        <w:t>9.6.1 Output Guardrails (Technical)</w:t>
      </w:r>
    </w:p>
    <w:p w14:paraId="26E171AD" w14:textId="77777777" w:rsidR="005F5911" w:rsidRDefault="00F30925">
      <w:pPr>
        <w:pStyle w:val="ListParagraph"/>
        <w:numPr>
          <w:ilvl w:val="0"/>
          <w:numId w:val="2"/>
        </w:numPr>
        <w:spacing w:before="40" w:after="40"/>
      </w:pPr>
      <w:r>
        <w:t>Financial advice boundary: Every LLM prompt system message must include an explicit instruction: "You are a computation and information tool. You must never recommend buying, selling, or holding any specific security. Always include a disclaimer that the investor should consult a registered financial advisor."</w:t>
      </w:r>
    </w:p>
    <w:p w14:paraId="31D2C886" w14:textId="77777777" w:rsidR="005F5911" w:rsidRDefault="00F30925">
      <w:pPr>
        <w:pStyle w:val="ListParagraph"/>
        <w:numPr>
          <w:ilvl w:val="0"/>
          <w:numId w:val="2"/>
        </w:numPr>
        <w:spacing w:before="40" w:after="40"/>
      </w:pPr>
      <w:r>
        <w:t>Tax rate hallucination prevention: Tax rates, DTAA rates, and ITAT ruling citations must be retrieved from the RAG knowledge base — never generated from model memory. If the RAG retrieval confidence score is below threshold, the system must display "We could not find a reliable answer — please consult a CA" rather than hallucinating a number.</w:t>
      </w:r>
    </w:p>
    <w:p w14:paraId="7E638BE0" w14:textId="77777777" w:rsidR="005F5911" w:rsidRDefault="00F30925">
      <w:pPr>
        <w:pStyle w:val="ListParagraph"/>
        <w:numPr>
          <w:ilvl w:val="0"/>
          <w:numId w:val="2"/>
        </w:numPr>
        <w:spacing w:before="40" w:after="40"/>
      </w:pPr>
      <w:r>
        <w:t>PII handling: LLM prompts containing investor-specific data (PAN, account numbers, portfolio values) must not be logged in third-party observability tools. Use a self-hosted or on-premises logging solution for prompts containing PII. Redact PII in observability dashboards.</w:t>
      </w:r>
    </w:p>
    <w:p w14:paraId="4BFA105A" w14:textId="77777777" w:rsidR="005F5911" w:rsidRDefault="00F30925">
      <w:pPr>
        <w:pStyle w:val="ListParagraph"/>
        <w:numPr>
          <w:ilvl w:val="0"/>
          <w:numId w:val="2"/>
        </w:numPr>
        <w:spacing w:before="40" w:after="40"/>
      </w:pPr>
      <w:r>
        <w:t>Output validation layer: All AI outputs pass through Guardrails AI before reaching the investor — checks for: PII leakage in response, advice framing violations, numerical plausibility (TDS rates outside 0-30% range flagged as likely error), regulatory disclaimer presence.</w:t>
      </w:r>
    </w:p>
    <w:p w14:paraId="53522FD3" w14:textId="77777777" w:rsidR="005F5911" w:rsidRDefault="005F5911">
      <w:pPr>
        <w:spacing w:before="40" w:after="40"/>
      </w:pPr>
    </w:p>
    <w:p w14:paraId="13019768" w14:textId="77777777" w:rsidR="005F5911" w:rsidRDefault="00F30925">
      <w:pPr>
        <w:pStyle w:val="Heading3"/>
      </w:pPr>
      <w:r>
        <w:t>9.6.2 Audit &amp; Explainability Requirements</w:t>
      </w:r>
    </w:p>
    <w:p w14:paraId="3F1A3DE2" w14:textId="77777777" w:rsidR="005F5911" w:rsidRDefault="00F30925">
      <w:pPr>
        <w:pStyle w:val="ListParagraph"/>
        <w:numPr>
          <w:ilvl w:val="0"/>
          <w:numId w:val="2"/>
        </w:numPr>
        <w:spacing w:before="40" w:after="40"/>
      </w:pPr>
      <w:r>
        <w:t>Every AI decision affecting money (TDS computation, KYC auto-approval, fraud flag, anomaly alert) must log: model version, prompt context hash, output, confidence score, and timestamp.</w:t>
      </w:r>
    </w:p>
    <w:p w14:paraId="6CC4DD6B" w14:textId="77777777" w:rsidR="005F5911" w:rsidRDefault="00F30925">
      <w:pPr>
        <w:pStyle w:val="ListParagraph"/>
        <w:numPr>
          <w:ilvl w:val="0"/>
          <w:numId w:val="2"/>
        </w:numPr>
        <w:spacing w:before="40" w:after="40"/>
      </w:pPr>
      <w:r>
        <w:t>Human override: Every AI-driven decision must have a manual override path for the operations or compliance team. AI is a decision-support tool, not a final decision-maker, for any action affecting investor funds or compliance status.</w:t>
      </w:r>
    </w:p>
    <w:p w14:paraId="576F354D" w14:textId="77777777" w:rsidR="005F5911" w:rsidRDefault="00F30925">
      <w:pPr>
        <w:pStyle w:val="ListParagraph"/>
        <w:numPr>
          <w:ilvl w:val="0"/>
          <w:numId w:val="2"/>
        </w:numPr>
        <w:spacing w:before="40" w:after="40"/>
      </w:pPr>
      <w:r>
        <w:t>KYC auto-approval audit: For every auto-approved KYC, log: document quality scores, liveness confidence, AML hit results, model version. Retain for 7 years per PMLA requirements.</w:t>
      </w:r>
    </w:p>
    <w:p w14:paraId="605CA64F" w14:textId="77777777" w:rsidR="005F5911" w:rsidRDefault="00F30925">
      <w:pPr>
        <w:pStyle w:val="ListParagraph"/>
        <w:numPr>
          <w:ilvl w:val="0"/>
          <w:numId w:val="2"/>
        </w:numPr>
        <w:spacing w:before="40" w:after="40"/>
      </w:pPr>
      <w:r>
        <w:t>Monthly AI performance review: Designated AI Governance Committee (CAIO + CTO + Compliance Head) reviews: model accuracy metrics, false positive/negative rates on fraud models, user feedback on AI responses, regulatory developments. Quarterly external audit of AI systems recommended.</w:t>
      </w:r>
    </w:p>
    <w:p w14:paraId="5D650EA5" w14:textId="77777777" w:rsidR="005F5911" w:rsidRDefault="00F30925">
      <w:pPr>
        <w:pStyle w:val="ListParagraph"/>
        <w:numPr>
          <w:ilvl w:val="0"/>
          <w:numId w:val="2"/>
        </w:numPr>
        <w:spacing w:before="40" w:after="40"/>
      </w:pPr>
      <w:r>
        <w:t>Model versioning: All production ML models version-controlled in MLflow. Rollback capability within 30 minutes for any model showing performance degradation post-deployment.</w:t>
      </w:r>
    </w:p>
    <w:p w14:paraId="08EFCA01" w14:textId="77777777" w:rsidR="005F5911" w:rsidRDefault="005F5911">
      <w:pPr>
        <w:spacing w:before="40" w:after="40"/>
      </w:pPr>
    </w:p>
    <w:p w14:paraId="722537B7" w14:textId="77777777" w:rsidR="005F5911" w:rsidRDefault="00F30925">
      <w:pPr>
        <w:pStyle w:val="Heading2"/>
        <w:pBdr>
          <w:bottom w:val="single" w:sz="4" w:space="2" w:color="D5E8F0"/>
        </w:pBdr>
      </w:pPr>
      <w:r>
        <w:t>9.7 AI Team Structure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276"/>
        <w:gridCol w:w="936"/>
        <w:gridCol w:w="2808"/>
      </w:tblGrid>
      <w:tr w:rsidR="005F5911" w14:paraId="1A3C2F66"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D75FE5" w14:textId="77777777" w:rsidR="005F5911" w:rsidRDefault="00F30925">
            <w:r>
              <w:rPr>
                <w:b/>
                <w:bCs/>
                <w:color w:val="FFFFFF"/>
                <w:sz w:val="20"/>
                <w:szCs w:val="20"/>
              </w:rPr>
              <w:t>Role</w:t>
            </w:r>
          </w:p>
        </w:tc>
        <w:tc>
          <w:tcPr>
            <w:tcW w:w="32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8683C6" w14:textId="77777777" w:rsidR="005F5911" w:rsidRDefault="00F30925">
            <w:r>
              <w:rPr>
                <w:b/>
                <w:bCs/>
                <w:color w:val="FFFFFF"/>
                <w:sz w:val="20"/>
                <w:szCs w:val="20"/>
              </w:rPr>
              <w:t>Responsibilities</w:t>
            </w:r>
          </w:p>
        </w:tc>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7A0384" w14:textId="77777777" w:rsidR="005F5911" w:rsidRDefault="00F30925">
            <w:r>
              <w:rPr>
                <w:b/>
                <w:bCs/>
                <w:color w:val="FFFFFF"/>
                <w:sz w:val="20"/>
                <w:szCs w:val="20"/>
              </w:rPr>
              <w:t>Phase</w:t>
            </w:r>
          </w:p>
        </w:tc>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E5CED2" w14:textId="77777777" w:rsidR="005F5911" w:rsidRDefault="00F30925">
            <w:r>
              <w:rPr>
                <w:b/>
                <w:bCs/>
                <w:color w:val="FFFFFF"/>
                <w:sz w:val="20"/>
                <w:szCs w:val="20"/>
              </w:rPr>
              <w:t>Hire Type</w:t>
            </w:r>
          </w:p>
        </w:tc>
      </w:tr>
      <w:tr w:rsidR="005F5911" w14:paraId="6AB2B17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31F1E" w14:textId="77777777" w:rsidR="005F5911" w:rsidRDefault="00F30925">
            <w:r>
              <w:rPr>
                <w:sz w:val="20"/>
                <w:szCs w:val="20"/>
              </w:rPr>
              <w:t>Chief AI Officer (CAIO)</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D8B2E" w14:textId="77777777" w:rsidR="005F5911" w:rsidRDefault="00F30925">
            <w:r>
              <w:rPr>
                <w:sz w:val="20"/>
                <w:szCs w:val="20"/>
              </w:rPr>
              <w:t>AI strategy, vendor selection, governance framework, regulatory liaison, AI roadmap ownership</w:t>
            </w:r>
          </w:p>
        </w:tc>
        <w:tc>
          <w:tcPr>
            <w:tcW w:w="936"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7D12FEA" w14:textId="77777777" w:rsidR="005F5911" w:rsidRDefault="00F30925">
            <w:r>
              <w:rPr>
                <w:sz w:val="20"/>
                <w:szCs w:val="20"/>
              </w:rPr>
              <w:t>P0</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7F36E" w14:textId="77777777" w:rsidR="005F5911" w:rsidRDefault="00F30925">
            <w:r>
              <w:rPr>
                <w:sz w:val="20"/>
                <w:szCs w:val="20"/>
              </w:rPr>
              <w:t>Full-time or fractional (Phase 1); Full-time by Phase 2</w:t>
            </w:r>
          </w:p>
        </w:tc>
      </w:tr>
      <w:tr w:rsidR="005F5911" w14:paraId="0514A45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F9286" w14:textId="77777777" w:rsidR="005F5911" w:rsidRDefault="00F30925">
            <w:r>
              <w:rPr>
                <w:sz w:val="20"/>
                <w:szCs w:val="20"/>
              </w:rPr>
              <w:t>AI/ML Engineer</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50C86" w14:textId="77777777" w:rsidR="005F5911" w:rsidRDefault="00F30925">
            <w:r>
              <w:rPr>
                <w:sz w:val="20"/>
                <w:szCs w:val="20"/>
              </w:rPr>
              <w:t>Claude API integration, RAG pipeline, LLM orchestration (LangChain), prompt engineering, guardrails implementation</w:t>
            </w:r>
          </w:p>
        </w:tc>
        <w:tc>
          <w:tcPr>
            <w:tcW w:w="93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BAE5575" w14:textId="77777777" w:rsidR="005F5911" w:rsidRDefault="00F30925">
            <w:r>
              <w:rPr>
                <w:sz w:val="20"/>
                <w:szCs w:val="20"/>
              </w:rPr>
              <w:t>P1</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14F1A" w14:textId="77777777" w:rsidR="005F5911" w:rsidRDefault="00F30925">
            <w:r>
              <w:rPr>
                <w:sz w:val="20"/>
                <w:szCs w:val="20"/>
              </w:rPr>
              <w:t>Full-time hire — most critical technical role for Phase 1</w:t>
            </w:r>
          </w:p>
        </w:tc>
      </w:tr>
      <w:tr w:rsidR="005F5911" w14:paraId="3D4CCB7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155E1" w14:textId="77777777" w:rsidR="005F5911" w:rsidRDefault="00F30925">
            <w:r>
              <w:rPr>
                <w:sz w:val="20"/>
                <w:szCs w:val="20"/>
              </w:rPr>
              <w:t>Data Engineer</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85C06" w14:textId="77777777" w:rsidR="005F5911" w:rsidRDefault="00F30925">
            <w:r>
              <w:rPr>
                <w:sz w:val="20"/>
                <w:szCs w:val="20"/>
              </w:rPr>
              <w:t>Event tracking infrastructure, feature store (Feast), data pipelines for ML readiness, BigQuery + dbt setup. Without this, no model can be trained.</w:t>
            </w:r>
          </w:p>
        </w:tc>
        <w:tc>
          <w:tcPr>
            <w:tcW w:w="93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06F305E" w14:textId="77777777" w:rsidR="005F5911" w:rsidRDefault="00F30925">
            <w:r>
              <w:rPr>
                <w:sz w:val="20"/>
                <w:szCs w:val="20"/>
              </w:rPr>
              <w:t>P1</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F45FE" w14:textId="77777777" w:rsidR="005F5911" w:rsidRDefault="00F30925">
            <w:r>
              <w:rPr>
                <w:sz w:val="20"/>
                <w:szCs w:val="20"/>
              </w:rPr>
              <w:t>Full-time hire — treat as foundational, not supporting</w:t>
            </w:r>
          </w:p>
        </w:tc>
      </w:tr>
      <w:tr w:rsidR="005F5911" w14:paraId="52B1825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62B75" w14:textId="77777777" w:rsidR="005F5911" w:rsidRDefault="00F30925">
            <w:r>
              <w:rPr>
                <w:sz w:val="20"/>
                <w:szCs w:val="20"/>
              </w:rPr>
              <w:t>ML Scientist</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E0D2F" w14:textId="77777777" w:rsidR="005F5911" w:rsidRDefault="00F30925">
            <w:r>
              <w:rPr>
                <w:sz w:val="20"/>
                <w:szCs w:val="20"/>
              </w:rPr>
              <w:t>SIP bounce predictor, churn model, NRI recommendation engine training, evaluation, and continuous improvement</w:t>
            </w:r>
          </w:p>
        </w:tc>
        <w:tc>
          <w:tcPr>
            <w:tcW w:w="93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02C8A35" w14:textId="77777777" w:rsidR="005F5911" w:rsidRDefault="00F30925">
            <w:r>
              <w:rPr>
                <w:sz w:val="20"/>
                <w:szCs w:val="20"/>
              </w:rPr>
              <w:t>P2</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EEDB1" w14:textId="77777777" w:rsidR="005F5911" w:rsidRDefault="00F30925">
            <w:r>
              <w:rPr>
                <w:sz w:val="20"/>
                <w:szCs w:val="20"/>
              </w:rPr>
              <w:t>Full-time hire at Phase 2 start (Month 6)</w:t>
            </w:r>
          </w:p>
        </w:tc>
      </w:tr>
      <w:tr w:rsidR="005F5911" w14:paraId="0439B0D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2BBD7" w14:textId="77777777" w:rsidR="005F5911" w:rsidRDefault="00F30925">
            <w:r>
              <w:rPr>
                <w:sz w:val="20"/>
                <w:szCs w:val="20"/>
              </w:rPr>
              <w:t>AI Product Manager</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D1EB1" w14:textId="77777777" w:rsidR="005F5911" w:rsidRDefault="00F30925">
            <w:r>
              <w:rPr>
                <w:sz w:val="20"/>
                <w:szCs w:val="20"/>
              </w:rPr>
              <w:t>AI feature roadmap, model performance KPIs, user research on AI UX, AI feature specification in PRDs</w:t>
            </w:r>
          </w:p>
        </w:tc>
        <w:tc>
          <w:tcPr>
            <w:tcW w:w="93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89F423F" w14:textId="77777777" w:rsidR="005F5911" w:rsidRDefault="00F30925">
            <w:r>
              <w:rPr>
                <w:sz w:val="20"/>
                <w:szCs w:val="20"/>
              </w:rPr>
              <w:t>P2</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D2B79" w14:textId="77777777" w:rsidR="005F5911" w:rsidRDefault="00F30925">
            <w:r>
              <w:rPr>
                <w:sz w:val="20"/>
                <w:szCs w:val="20"/>
              </w:rPr>
              <w:t>Can be existing PM with AI upskilling initially; dedicated hire by Phase 2</w:t>
            </w:r>
          </w:p>
        </w:tc>
      </w:tr>
      <w:tr w:rsidR="005F5911" w14:paraId="3C76EA5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16FC3" w14:textId="77777777" w:rsidR="005F5911" w:rsidRDefault="00F30925">
            <w:r>
              <w:rPr>
                <w:sz w:val="20"/>
                <w:szCs w:val="20"/>
              </w:rPr>
              <w:t>AI QA / Red Team</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94EE6" w14:textId="77777777" w:rsidR="005F5911" w:rsidRDefault="00F30925">
            <w:r>
              <w:rPr>
                <w:sz w:val="20"/>
                <w:szCs w:val="20"/>
              </w:rPr>
              <w:t>Adversarial testing of AI outputs, hallucination audits, bias testing on NRI cohorts (ensure UAE vs US NRI outputs are equally accurate), regulatory compliance testing</w:t>
            </w:r>
          </w:p>
        </w:tc>
        <w:tc>
          <w:tcPr>
            <w:tcW w:w="93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C04BD32" w14:textId="77777777" w:rsidR="005F5911" w:rsidRDefault="00F30925">
            <w:r>
              <w:rPr>
                <w:sz w:val="20"/>
                <w:szCs w:val="20"/>
              </w:rPr>
              <w:t>P2</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B19BB" w14:textId="77777777" w:rsidR="005F5911" w:rsidRDefault="00F30925">
            <w:r>
              <w:rPr>
                <w:sz w:val="20"/>
                <w:szCs w:val="20"/>
              </w:rPr>
              <w:t>Contract or shared resource initially</w:t>
            </w:r>
          </w:p>
        </w:tc>
      </w:tr>
    </w:tbl>
    <w:p w14:paraId="39099394" w14:textId="77777777" w:rsidR="005F5911" w:rsidRDefault="005F5911">
      <w:pPr>
        <w:spacing w:before="40" w:after="40"/>
      </w:pPr>
    </w:p>
    <w:p w14:paraId="3F6F6B88" w14:textId="77777777" w:rsidR="005F5911" w:rsidRDefault="00F30925">
      <w:pPr>
        <w:pStyle w:val="Heading2"/>
        <w:pBdr>
          <w:bottom w:val="single" w:sz="4" w:space="2" w:color="D5E8F0"/>
        </w:pBdr>
      </w:pPr>
      <w:r>
        <w:t>9.8 AI Business Impact Projections</w:t>
      </w:r>
    </w:p>
    <w:p w14:paraId="307D2749" w14:textId="77777777" w:rsidR="005F5911" w:rsidRDefault="00F30925">
      <w:pPr>
        <w:pBdr>
          <w:left w:val="single" w:sz="12" w:space="4" w:color="5B2C8D"/>
        </w:pBdr>
        <w:shd w:val="clear" w:color="auto" w:fill="EDE0F5"/>
        <w:spacing w:before="80" w:after="80"/>
        <w:ind w:left="180" w:right="120"/>
      </w:pPr>
      <w:r>
        <w:rPr>
          <w:i/>
          <w:iCs/>
          <w:sz w:val="20"/>
          <w:szCs w:val="20"/>
        </w:rPr>
        <w:t>Conservative estimates based on industry benchmarks from comparable fintech AI implementations. Internal KPIs to be reviewed quarterly and revised based on actual performance data.</w:t>
      </w:r>
    </w:p>
    <w:p w14:paraId="4C58DE0E" w14:textId="77777777" w:rsidR="005F5911" w:rsidRDefault="005F5911">
      <w:pPr>
        <w:spacing w:before="40" w:after="4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8"/>
        <w:gridCol w:w="2285"/>
        <w:gridCol w:w="1418"/>
        <w:gridCol w:w="1411"/>
        <w:gridCol w:w="1208"/>
      </w:tblGrid>
      <w:tr w:rsidR="005F5911" w14:paraId="2A744E32"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4BA451" w14:textId="77777777" w:rsidR="005F5911" w:rsidRDefault="00F30925">
            <w:r>
              <w:rPr>
                <w:b/>
                <w:bCs/>
                <w:color w:val="FFFFFF"/>
                <w:sz w:val="20"/>
                <w:szCs w:val="20"/>
              </w:rPr>
              <w:t>AI Capability</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EB7A1C" w14:textId="77777777" w:rsidR="005F5911" w:rsidRDefault="00F30925">
            <w:r>
              <w:rPr>
                <w:b/>
                <w:bCs/>
                <w:color w:val="FFFFFF"/>
                <w:sz w:val="20"/>
                <w:szCs w:val="20"/>
              </w:rPr>
              <w:t>Metric Impacted</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B87756" w14:textId="77777777" w:rsidR="005F5911" w:rsidRDefault="00F30925">
            <w:r>
              <w:rPr>
                <w:b/>
                <w:bCs/>
                <w:color w:val="FFFFFF"/>
                <w:sz w:val="20"/>
                <w:szCs w:val="20"/>
              </w:rPr>
              <w:t>Baseline</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C6FF0D" w14:textId="77777777" w:rsidR="005F5911" w:rsidRDefault="00F30925">
            <w:r>
              <w:rPr>
                <w:b/>
                <w:bCs/>
                <w:color w:val="FFFFFF"/>
                <w:sz w:val="20"/>
                <w:szCs w:val="20"/>
              </w:rPr>
              <w:t>AI Target</w:t>
            </w:r>
          </w:p>
        </w:tc>
        <w:tc>
          <w:tcPr>
            <w:tcW w:w="10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336347" w14:textId="77777777" w:rsidR="005F5911" w:rsidRDefault="00F30925">
            <w:r>
              <w:rPr>
                <w:b/>
                <w:bCs/>
                <w:color w:val="FFFFFF"/>
                <w:sz w:val="20"/>
                <w:szCs w:val="20"/>
              </w:rPr>
              <w:t>Business Value</w:t>
            </w:r>
          </w:p>
        </w:tc>
      </w:tr>
      <w:tr w:rsidR="005F5911" w14:paraId="7B8AFCE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89EDE" w14:textId="77777777" w:rsidR="005F5911" w:rsidRDefault="00F30925">
            <w:r>
              <w:rPr>
                <w:sz w:val="20"/>
                <w:szCs w:val="20"/>
              </w:rPr>
              <w:t>Smart KYC auto-approval (95%)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38828" w14:textId="77777777" w:rsidR="005F5911" w:rsidRDefault="00F30925">
            <w:r>
              <w:rPr>
                <w:sz w:val="20"/>
                <w:szCs w:val="20"/>
              </w:rPr>
              <w:t>KYC completion time</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B5ABF" w14:textId="77777777" w:rsidR="005F5911" w:rsidRDefault="00F30925">
            <w:r>
              <w:rPr>
                <w:sz w:val="20"/>
                <w:szCs w:val="20"/>
              </w:rPr>
              <w:t>48 hours</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14520A8" w14:textId="77777777" w:rsidR="005F5911" w:rsidRDefault="00F30925">
            <w:r>
              <w:rPr>
                <w:sz w:val="20"/>
                <w:szCs w:val="20"/>
              </w:rPr>
              <w:t>8 minutes</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2D3FB" w14:textId="77777777" w:rsidR="005F5911" w:rsidRDefault="00F30925">
            <w:r>
              <w:rPr>
                <w:sz w:val="20"/>
                <w:szCs w:val="20"/>
              </w:rPr>
              <w:t>+ 25% KYC completion rate</w:t>
            </w:r>
          </w:p>
        </w:tc>
      </w:tr>
      <w:tr w:rsidR="005F5911" w14:paraId="2418129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51704" w14:textId="77777777" w:rsidR="005F5911" w:rsidRDefault="00F30925">
            <w:r>
              <w:rPr>
                <w:sz w:val="20"/>
                <w:szCs w:val="20"/>
              </w:rPr>
              <w:t>AI KYC review (ops reduction)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0B9EA" w14:textId="77777777" w:rsidR="005F5911" w:rsidRDefault="00F30925">
            <w:r>
              <w:rPr>
                <w:sz w:val="20"/>
                <w:szCs w:val="20"/>
              </w:rPr>
              <w:t>Ops headcount for KYC review</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90818" w14:textId="77777777" w:rsidR="005F5911" w:rsidRDefault="00F30925">
            <w:r>
              <w:rPr>
                <w:sz w:val="20"/>
                <w:szCs w:val="20"/>
              </w:rPr>
              <w:t>5 FTE at scale</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8086280" w14:textId="77777777" w:rsidR="005F5911" w:rsidRDefault="00F30925">
            <w:r>
              <w:rPr>
                <w:sz w:val="20"/>
                <w:szCs w:val="20"/>
              </w:rPr>
              <w:t>1 FTE</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7A3E9" w14:textId="77777777" w:rsidR="005F5911" w:rsidRDefault="00F30925">
            <w:r>
              <w:rPr>
                <w:sz w:val="20"/>
                <w:szCs w:val="20"/>
              </w:rPr>
              <w:t>4 FTE cost saving</w:t>
            </w:r>
          </w:p>
        </w:tc>
      </w:tr>
      <w:tr w:rsidR="005F5911" w14:paraId="3AE286E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CEDE3" w14:textId="77777777" w:rsidR="005F5911" w:rsidRDefault="00F30925">
            <w:r>
              <w:rPr>
                <w:sz w:val="20"/>
                <w:szCs w:val="20"/>
              </w:rPr>
              <w:t>SIP bounce predictor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EF38F" w14:textId="77777777" w:rsidR="005F5911" w:rsidRDefault="00F30925">
            <w:r>
              <w:rPr>
                <w:sz w:val="20"/>
                <w:szCs w:val="20"/>
              </w:rPr>
              <w:t>SIP bounce rate</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28379" w14:textId="77777777" w:rsidR="005F5911" w:rsidRDefault="00F30925">
            <w:r>
              <w:rPr>
                <w:sz w:val="20"/>
                <w:szCs w:val="20"/>
              </w:rPr>
              <w:t>8% (industry avg)</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51AA096" w14:textId="77777777" w:rsidR="005F5911" w:rsidRDefault="00F30925">
            <w:r>
              <w:rPr>
                <w:sz w:val="20"/>
                <w:szCs w:val="20"/>
              </w:rPr>
              <w:t>2–3%</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F55FC" w14:textId="77777777" w:rsidR="005F5911" w:rsidRDefault="00F30925">
            <w:r>
              <w:rPr>
                <w:sz w:val="20"/>
                <w:szCs w:val="20"/>
              </w:rPr>
              <w:t>AUM continuity + reduced ops</w:t>
            </w:r>
          </w:p>
        </w:tc>
      </w:tr>
      <w:tr w:rsidR="005F5911" w14:paraId="4F4E618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F1EE5" w14:textId="77777777" w:rsidR="005F5911" w:rsidRDefault="00F30925">
            <w:r>
              <w:rPr>
                <w:sz w:val="20"/>
                <w:szCs w:val="20"/>
              </w:rPr>
              <w:t>Churn prediction + RM intervention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10724" w14:textId="77777777" w:rsidR="005F5911" w:rsidRDefault="00F30925">
            <w:r>
              <w:rPr>
                <w:sz w:val="20"/>
                <w:szCs w:val="20"/>
              </w:rPr>
              <w:t>12-month SIP continuation</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BC2A6" w14:textId="77777777" w:rsidR="005F5911" w:rsidRDefault="00F30925">
            <w:r>
              <w:rPr>
                <w:sz w:val="20"/>
                <w:szCs w:val="20"/>
              </w:rPr>
              <w:t>70%</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D973A97" w14:textId="77777777" w:rsidR="005F5911" w:rsidRDefault="00F30925">
            <w:r>
              <w:rPr>
                <w:sz w:val="20"/>
                <w:szCs w:val="20"/>
              </w:rPr>
              <w:t>82%+</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F75FD" w14:textId="77777777" w:rsidR="005F5911" w:rsidRDefault="00F30925">
            <w:r>
              <w:rPr>
                <w:sz w:val="20"/>
                <w:szCs w:val="20"/>
              </w:rPr>
              <w:t>12% more AUM retained</w:t>
            </w:r>
          </w:p>
        </w:tc>
      </w:tr>
      <w:tr w:rsidR="005F5911" w14:paraId="219A3D3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019D7" w14:textId="77777777" w:rsidR="005F5911" w:rsidRDefault="00F30925">
            <w:r>
              <w:rPr>
                <w:sz w:val="20"/>
                <w:szCs w:val="20"/>
              </w:rPr>
              <w:t>AI support agent (70% auto-resolve)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BFD82" w14:textId="77777777" w:rsidR="005F5911" w:rsidRDefault="00F30925">
            <w:r>
              <w:rPr>
                <w:sz w:val="20"/>
                <w:szCs w:val="20"/>
              </w:rPr>
              <w:t>Support cost per ticket</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94B1B" w14:textId="77777777" w:rsidR="005F5911" w:rsidRDefault="00F30925">
            <w:r>
              <w:rPr>
                <w:sz w:val="20"/>
                <w:szCs w:val="20"/>
              </w:rPr>
              <w:t>Rs 350 / ticket</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9730D58" w14:textId="77777777" w:rsidR="005F5911" w:rsidRDefault="00F30925">
            <w:r>
              <w:rPr>
                <w:sz w:val="20"/>
                <w:szCs w:val="20"/>
              </w:rPr>
              <w:t>Rs 40 / ticket</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3CE32" w14:textId="77777777" w:rsidR="005F5911" w:rsidRDefault="00F30925">
            <w:r>
              <w:rPr>
                <w:sz w:val="20"/>
                <w:szCs w:val="20"/>
              </w:rPr>
              <w:t>89% cost reduction</w:t>
            </w:r>
          </w:p>
        </w:tc>
      </w:tr>
      <w:tr w:rsidR="005F5911" w14:paraId="053BB5B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B33C8" w14:textId="77777777" w:rsidR="005F5911" w:rsidRDefault="00F30925">
            <w:r>
              <w:rPr>
                <w:sz w:val="20"/>
                <w:szCs w:val="20"/>
              </w:rPr>
              <w:t>AI reconciliation handler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E6076" w14:textId="77777777" w:rsidR="005F5911" w:rsidRDefault="00F30925">
            <w:r>
              <w:rPr>
                <w:sz w:val="20"/>
                <w:szCs w:val="20"/>
              </w:rPr>
              <w:t>Ops reconciliation hours / day</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782C9" w14:textId="77777777" w:rsidR="005F5911" w:rsidRDefault="00F30925">
            <w:r>
              <w:rPr>
                <w:sz w:val="20"/>
                <w:szCs w:val="20"/>
              </w:rPr>
              <w:t>4 hours</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1E10C6C" w14:textId="77777777" w:rsidR="005F5911" w:rsidRDefault="00F30925">
            <w:r>
              <w:rPr>
                <w:sz w:val="20"/>
                <w:szCs w:val="20"/>
              </w:rPr>
              <w:t>45 minutes</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655F1" w14:textId="77777777" w:rsidR="005F5911" w:rsidRDefault="00F30925">
            <w:r>
              <w:rPr>
                <w:sz w:val="20"/>
                <w:szCs w:val="20"/>
              </w:rPr>
              <w:t>~1.5 FTE saving</w:t>
            </w:r>
          </w:p>
        </w:tc>
      </w:tr>
      <w:tr w:rsidR="005F5911" w14:paraId="4FE8E27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661E0" w14:textId="77777777" w:rsidR="005F5911" w:rsidRDefault="00F30925">
            <w:r>
              <w:rPr>
                <w:sz w:val="20"/>
                <w:szCs w:val="20"/>
              </w:rPr>
              <w:t>DTAA AI activator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5C404" w14:textId="77777777" w:rsidR="005F5911" w:rsidRDefault="00F30925">
            <w:r>
              <w:rPr>
                <w:sz w:val="20"/>
                <w:szCs w:val="20"/>
              </w:rPr>
              <w:t>DTAA activation rate (UAE/SG)</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D87AC" w14:textId="77777777" w:rsidR="005F5911" w:rsidRDefault="00F30925">
            <w:r>
              <w:rPr>
                <w:sz w:val="20"/>
                <w:szCs w:val="20"/>
              </w:rPr>
              <w:t>~10% self-serve</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BDAB07F" w14:textId="77777777" w:rsidR="005F5911" w:rsidRDefault="00F30925">
            <w:r>
              <w:rPr>
                <w:sz w:val="20"/>
                <w:szCs w:val="20"/>
              </w:rPr>
              <w:t>55%+</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1B7E7" w14:textId="77777777" w:rsidR="005F5911" w:rsidRDefault="00F30925">
            <w:r>
              <w:rPr>
                <w:sz w:val="20"/>
                <w:szCs w:val="20"/>
              </w:rPr>
              <w:t>Higher NRI retention</w:t>
            </w:r>
          </w:p>
        </w:tc>
      </w:tr>
      <w:tr w:rsidR="005F5911" w14:paraId="0F49E59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60A37" w14:textId="77777777" w:rsidR="005F5911" w:rsidRDefault="00F30925">
            <w:r>
              <w:rPr>
                <w:sz w:val="20"/>
                <w:szCs w:val="20"/>
              </w:rPr>
              <w:t>NRI recommendation engine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29EEB" w14:textId="77777777" w:rsidR="005F5911" w:rsidRDefault="00F30925">
            <w:r>
              <w:rPr>
                <w:sz w:val="20"/>
                <w:szCs w:val="20"/>
              </w:rPr>
              <w:t>First-investment conversion</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78D64" w14:textId="77777777" w:rsidR="005F5911" w:rsidRDefault="00F30925">
            <w:r>
              <w:rPr>
                <w:sz w:val="20"/>
                <w:szCs w:val="20"/>
              </w:rPr>
              <w:t>35% of KYC complete</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217FE15" w14:textId="77777777" w:rsidR="005F5911" w:rsidRDefault="00F30925">
            <w:r>
              <w:rPr>
                <w:sz w:val="20"/>
                <w:szCs w:val="20"/>
              </w:rPr>
              <w:t>50%+</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B53C7" w14:textId="77777777" w:rsidR="005F5911" w:rsidRDefault="00F30925">
            <w:r>
              <w:rPr>
                <w:sz w:val="20"/>
                <w:szCs w:val="20"/>
              </w:rPr>
              <w:t>Direct AUM + trail revenue</w:t>
            </w:r>
          </w:p>
        </w:tc>
      </w:tr>
      <w:tr w:rsidR="005F5911" w14:paraId="10BBC05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8B136" w14:textId="77777777" w:rsidR="005F5911" w:rsidRDefault="00F30925">
            <w:r>
              <w:rPr>
                <w:sz w:val="20"/>
                <w:szCs w:val="20"/>
              </w:rPr>
              <w:t>Pre-redemption tax simulator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32DAB" w14:textId="77777777" w:rsidR="005F5911" w:rsidRDefault="00F30925">
            <w:r>
              <w:rPr>
                <w:sz w:val="20"/>
                <w:szCs w:val="20"/>
              </w:rPr>
              <w:t>Premature redemption rate</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BFD26" w14:textId="77777777" w:rsidR="005F5911" w:rsidRDefault="00F30925">
            <w:r>
              <w:rPr>
                <w:sz w:val="20"/>
                <w:szCs w:val="20"/>
              </w:rPr>
              <w:t>Baseline</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35B5061" w14:textId="77777777" w:rsidR="005F5911" w:rsidRDefault="00F30925">
            <w:r>
              <w:rPr>
                <w:sz w:val="20"/>
                <w:szCs w:val="20"/>
              </w:rPr>
              <w:t>–20%</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76E34" w14:textId="77777777" w:rsidR="005F5911" w:rsidRDefault="00F30925">
            <w:r>
              <w:rPr>
                <w:sz w:val="20"/>
                <w:szCs w:val="20"/>
              </w:rPr>
              <w:t>AUM stability; trail protection</w:t>
            </w:r>
          </w:p>
        </w:tc>
      </w:tr>
    </w:tbl>
    <w:p w14:paraId="0DCEC8C3" w14:textId="4575C56C" w:rsidR="005F5911" w:rsidRDefault="005F5911"/>
    <w:p w14:paraId="50F89DAE" w14:textId="77777777" w:rsidR="005F5911" w:rsidRDefault="00F30925">
      <w:pPr>
        <w:pStyle w:val="Heading1"/>
        <w:pBdr>
          <w:bottom w:val="single" w:sz="8" w:space="0" w:color="C55A11"/>
        </w:pBdr>
        <w:shd w:val="clear" w:color="auto" w:fill="1F4E79"/>
        <w:ind w:left="180" w:right="180"/>
      </w:pPr>
      <w:r>
        <w:t>10. Non-Functional Requirements</w:t>
      </w:r>
    </w:p>
    <w:p w14:paraId="6CC608EE" w14:textId="77777777" w:rsidR="005F5911" w:rsidRDefault="005F5911">
      <w:pPr>
        <w:spacing w:before="40" w:after="40"/>
      </w:pPr>
    </w:p>
    <w:p w14:paraId="045181CF" w14:textId="35ED675E" w:rsidR="005F5911" w:rsidRDefault="00E1450C">
      <w:pPr>
        <w:pStyle w:val="Heading2"/>
        <w:pBdr>
          <w:bottom w:val="single" w:sz="4" w:space="2" w:color="D5E8F0"/>
        </w:pBdr>
      </w:pPr>
      <w:r>
        <w:t>10</w:t>
      </w:r>
      <w:r w:rsidR="00F30925">
        <w:t>.1 Security</w:t>
      </w:r>
    </w:p>
    <w:p w14:paraId="45ED92AE" w14:textId="77777777" w:rsidR="005F5911" w:rsidRDefault="00F30925">
      <w:pPr>
        <w:pStyle w:val="ListParagraph"/>
        <w:numPr>
          <w:ilvl w:val="0"/>
          <w:numId w:val="2"/>
        </w:numPr>
        <w:spacing w:before="40" w:after="40"/>
      </w:pPr>
      <w:r>
        <w:t>Data encryption at rest (AES-256) and in transit (TLS 1.3)</w:t>
      </w:r>
    </w:p>
    <w:p w14:paraId="4620E4B1" w14:textId="77777777" w:rsidR="005F5911" w:rsidRDefault="00F30925">
      <w:pPr>
        <w:pStyle w:val="ListParagraph"/>
        <w:numPr>
          <w:ilvl w:val="0"/>
          <w:numId w:val="2"/>
        </w:numPr>
        <w:spacing w:before="40" w:after="40"/>
      </w:pPr>
      <w:r>
        <w:t>PII masking in logs and non-production environments</w:t>
      </w:r>
    </w:p>
    <w:p w14:paraId="76F23F14" w14:textId="77777777" w:rsidR="005F5911" w:rsidRDefault="00F30925">
      <w:pPr>
        <w:pStyle w:val="ListParagraph"/>
        <w:numPr>
          <w:ilvl w:val="0"/>
          <w:numId w:val="2"/>
        </w:numPr>
        <w:spacing w:before="40" w:after="40"/>
      </w:pPr>
      <w:r>
        <w:t>Secure document storage with access logging (AWS S3 with KMS, or equivalent)</w:t>
      </w:r>
    </w:p>
    <w:p w14:paraId="466AC7DE" w14:textId="77777777" w:rsidR="005F5911" w:rsidRDefault="00F30925">
      <w:pPr>
        <w:pStyle w:val="ListParagraph"/>
        <w:numPr>
          <w:ilvl w:val="0"/>
          <w:numId w:val="2"/>
        </w:numPr>
        <w:spacing w:before="40" w:after="40"/>
      </w:pPr>
      <w:r>
        <w:t>2-Factor Authentication (2FA): OTP mandatory; TOTP (authenticator app) optional in Phase 2</w:t>
      </w:r>
    </w:p>
    <w:p w14:paraId="0982752E" w14:textId="77777777" w:rsidR="005F5911" w:rsidRDefault="00F30925">
      <w:pPr>
        <w:pStyle w:val="ListParagraph"/>
        <w:numPr>
          <w:ilvl w:val="0"/>
          <w:numId w:val="2"/>
        </w:numPr>
        <w:spacing w:before="40" w:after="40"/>
      </w:pPr>
      <w:r>
        <w:t>Session management: Configurable timeout (default 15 minutes inactivity)</w:t>
      </w:r>
    </w:p>
    <w:p w14:paraId="6CD61DE8" w14:textId="77777777" w:rsidR="005F5911" w:rsidRDefault="00F30925">
      <w:pPr>
        <w:pStyle w:val="ListParagraph"/>
        <w:numPr>
          <w:ilvl w:val="0"/>
          <w:numId w:val="2"/>
        </w:numPr>
        <w:spacing w:before="40" w:after="40"/>
      </w:pPr>
      <w:r>
        <w:t>Device fingerprinting and trusted device management</w:t>
      </w:r>
    </w:p>
    <w:p w14:paraId="6D462FF6" w14:textId="77777777" w:rsidR="005F5911" w:rsidRDefault="00F30925">
      <w:pPr>
        <w:pStyle w:val="ListParagraph"/>
        <w:numPr>
          <w:ilvl w:val="0"/>
          <w:numId w:val="2"/>
        </w:numPr>
        <w:spacing w:before="40" w:after="40"/>
      </w:pPr>
      <w:r>
        <w:t>Annual VAPT (Vulnerability Assessment &amp; Penetration Testing) by CERT-In empanelled agency</w:t>
      </w:r>
    </w:p>
    <w:p w14:paraId="38AAD2C0" w14:textId="77777777" w:rsidR="005F5911" w:rsidRDefault="00F30925">
      <w:pPr>
        <w:pStyle w:val="ListParagraph"/>
        <w:numPr>
          <w:ilvl w:val="0"/>
          <w:numId w:val="2"/>
        </w:numPr>
        <w:spacing w:before="40" w:after="40"/>
      </w:pPr>
      <w:r>
        <w:t>ISO 27001 or SOC 2 Type II certification: Target within 12 months of launch</w:t>
      </w:r>
    </w:p>
    <w:p w14:paraId="0C63D643" w14:textId="77777777" w:rsidR="005F5911" w:rsidRDefault="00F30925">
      <w:pPr>
        <w:pStyle w:val="ListParagraph"/>
        <w:numPr>
          <w:ilvl w:val="0"/>
          <w:numId w:val="2"/>
        </w:numPr>
        <w:spacing w:before="40" w:after="40"/>
      </w:pPr>
      <w:r>
        <w:t>Secure SDLC: OWASP Top 10 compliance; code review for security issues pre-release</w:t>
      </w:r>
    </w:p>
    <w:p w14:paraId="6D1F78E4" w14:textId="77777777" w:rsidR="005F5911" w:rsidRDefault="005F5911">
      <w:pPr>
        <w:spacing w:before="40" w:after="40"/>
      </w:pPr>
    </w:p>
    <w:p w14:paraId="6B6DB7A4" w14:textId="423C4581" w:rsidR="005F5911" w:rsidRDefault="00E1450C">
      <w:pPr>
        <w:pStyle w:val="Heading2"/>
        <w:pBdr>
          <w:bottom w:val="single" w:sz="4" w:space="2" w:color="D5E8F0"/>
        </w:pBdr>
      </w:pPr>
      <w:r>
        <w:t>10</w:t>
      </w:r>
      <w:r w:rsidR="00F30925">
        <w:t>.2 Performance &amp; SLA Definitions</w:t>
      </w:r>
    </w:p>
    <w:p w14:paraId="6B2AEF4F" w14:textId="2F46A76E" w:rsidR="005F5911" w:rsidRDefault="00F30925">
      <w:pPr>
        <w:pBdr>
          <w:left w:val="single" w:sz="12" w:space="4" w:color="C55A11"/>
        </w:pBdr>
        <w:shd w:val="clear" w:color="auto" w:fill="FCE4D6"/>
        <w:spacing w:before="80" w:after="80"/>
        <w:ind w:left="180" w:right="120"/>
      </w:pPr>
      <w:r>
        <w:rPr>
          <w:sz w:val="20"/>
          <w:szCs w:val="20"/>
        </w:rPr>
        <w:t>SLAs must be defined before architecture decisions. These are commitments to the investor and to AMC/RTA partners.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F5911" w14:paraId="001F3B19"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92B96B8" w14:textId="77777777" w:rsidR="005F5911" w:rsidRDefault="00F30925">
            <w:r>
              <w:rPr>
                <w:b/>
                <w:bCs/>
                <w:color w:val="FFFFFF"/>
                <w:sz w:val="20"/>
                <w:szCs w:val="20"/>
              </w:rPr>
              <w:t>Function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41F5C6" w14:textId="77777777" w:rsidR="005F5911" w:rsidRDefault="00F30925">
            <w:r>
              <w:rPr>
                <w:b/>
                <w:bCs/>
                <w:color w:val="FFFFFF"/>
                <w:sz w:val="20"/>
                <w:szCs w:val="20"/>
              </w:rPr>
              <w:t>Target SLA</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7E7A1C" w14:textId="77777777" w:rsidR="005F5911" w:rsidRDefault="00F30925">
            <w:r>
              <w:rPr>
                <w:b/>
                <w:bCs/>
                <w:color w:val="FFFFFF"/>
                <w:sz w:val="20"/>
                <w:szCs w:val="20"/>
              </w:rPr>
              <w:t>Critical Window</w:t>
            </w:r>
          </w:p>
        </w:tc>
      </w:tr>
      <w:tr w:rsidR="005F5911" w14:paraId="5403215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AE707" w14:textId="36FC2F3C" w:rsidR="005F5911" w:rsidRDefault="00F30925">
            <w:r>
              <w:rPr>
                <w:sz w:val="20"/>
                <w:szCs w:val="20"/>
              </w:rPr>
              <w:t xml:space="preserve">Order submission to </w:t>
            </w:r>
            <w:r w:rsidR="001E7F2C">
              <w:rPr>
                <w:sz w:val="20"/>
                <w:szCs w:val="20"/>
              </w:rPr>
              <w:t>NSE/</w:t>
            </w:r>
            <w:r>
              <w:rPr>
                <w:sz w:val="20"/>
                <w:szCs w:val="20"/>
              </w:rPr>
              <w:t>BSE/MFU</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DD32F" w14:textId="77777777" w:rsidR="005F5911" w:rsidRDefault="00F30925">
            <w:r>
              <w:rPr>
                <w:sz w:val="20"/>
                <w:szCs w:val="20"/>
              </w:rPr>
              <w:t>Within 5 minutes of payment confirmation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B798D" w14:textId="77777777" w:rsidR="005F5911" w:rsidRDefault="00F30925">
            <w:r>
              <w:rPr>
                <w:sz w:val="20"/>
                <w:szCs w:val="20"/>
              </w:rPr>
              <w:t>2:00 PM – 3:00 PM IST (NAV cut-off window)</w:t>
            </w:r>
          </w:p>
        </w:tc>
      </w:tr>
      <w:tr w:rsidR="005F5911" w14:paraId="7C069CC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3D277" w14:textId="77777777" w:rsidR="005F5911" w:rsidRDefault="00F30925">
            <w:r>
              <w:rPr>
                <w:sz w:val="20"/>
                <w:szCs w:val="20"/>
              </w:rPr>
              <w:t>NAV cut-off handling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DE55D" w14:textId="77777777" w:rsidR="005F5911" w:rsidRDefault="00F30925">
            <w:r>
              <w:rPr>
                <w:sz w:val="20"/>
                <w:szCs w:val="20"/>
              </w:rPr>
              <w:t>System accepts orders until 2:55 PM; orders after 3:00 PM held for next day with user confirmation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4FB39" w14:textId="77777777" w:rsidR="005F5911" w:rsidRDefault="00F30925">
            <w:r>
              <w:rPr>
                <w:sz w:val="20"/>
                <w:szCs w:val="20"/>
              </w:rPr>
              <w:t>Daily (market days)</w:t>
            </w:r>
          </w:p>
        </w:tc>
      </w:tr>
      <w:tr w:rsidR="005F5911" w14:paraId="7C1DFC4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8C3A0" w14:textId="77777777" w:rsidR="005F5911" w:rsidRDefault="00F30925">
            <w:r>
              <w:rPr>
                <w:sz w:val="20"/>
                <w:szCs w:val="20"/>
              </w:rPr>
              <w:t>Reverse feed processing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5A26C" w14:textId="77777777" w:rsidR="005F5911" w:rsidRDefault="00F30925">
            <w:r>
              <w:rPr>
                <w:sz w:val="20"/>
                <w:szCs w:val="20"/>
              </w:rPr>
              <w:t>Within 2 hours of RTA file availability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4E626" w14:textId="77777777" w:rsidR="005F5911" w:rsidRDefault="00F30925">
            <w:r>
              <w:rPr>
                <w:sz w:val="20"/>
                <w:szCs w:val="20"/>
              </w:rPr>
              <w:t>Post-market: 5:00 PM – 8:00 PM IST</w:t>
            </w:r>
          </w:p>
        </w:tc>
      </w:tr>
      <w:tr w:rsidR="005F5911" w14:paraId="469BAC8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3D350" w14:textId="77777777" w:rsidR="005F5911" w:rsidRDefault="00F30925">
            <w:r>
              <w:rPr>
                <w:sz w:val="20"/>
                <w:szCs w:val="20"/>
              </w:rPr>
              <w:t>Payment confirmation display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E5B70" w14:textId="77777777" w:rsidR="005F5911" w:rsidRDefault="00F30925">
            <w:r>
              <w:rPr>
                <w:sz w:val="20"/>
                <w:szCs w:val="20"/>
              </w:rPr>
              <w:t>Real-time (&lt; 5 seconds)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69415" w14:textId="77777777" w:rsidR="005F5911" w:rsidRDefault="00F30925">
            <w:r>
              <w:rPr>
                <w:sz w:val="20"/>
                <w:szCs w:val="20"/>
              </w:rPr>
              <w:t>All transaction hours</w:t>
            </w:r>
          </w:p>
        </w:tc>
      </w:tr>
      <w:tr w:rsidR="005F5911" w14:paraId="6466EB0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722D7" w14:textId="77777777" w:rsidR="005F5911" w:rsidRDefault="00F30925">
            <w:r>
              <w:rPr>
                <w:sz w:val="20"/>
                <w:szCs w:val="20"/>
              </w:rPr>
              <w:t>Video KYC completion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083D9" w14:textId="77777777" w:rsidR="005F5911" w:rsidRDefault="00F30925">
            <w:r>
              <w:rPr>
                <w:sz w:val="20"/>
                <w:szCs w:val="20"/>
              </w:rPr>
              <w:t>Agent availability within 30 minutes; session completion within 60 minutes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EEB54" w14:textId="77777777" w:rsidR="005F5911" w:rsidRDefault="00F30925">
            <w:r>
              <w:rPr>
                <w:sz w:val="20"/>
                <w:szCs w:val="20"/>
              </w:rPr>
              <w:t>Business hours (9 AM – 7 PM IST)</w:t>
            </w:r>
          </w:p>
        </w:tc>
      </w:tr>
      <w:tr w:rsidR="005F5911" w14:paraId="2467A42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25802" w14:textId="77777777" w:rsidR="005F5911" w:rsidRDefault="00F30925">
            <w:r>
              <w:rPr>
                <w:sz w:val="20"/>
                <w:szCs w:val="20"/>
              </w:rPr>
              <w:t>KYC approval (post video KYC)</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72BFB" w14:textId="77777777" w:rsidR="005F5911" w:rsidRDefault="00F30925">
            <w:r>
              <w:rPr>
                <w:sz w:val="20"/>
                <w:szCs w:val="20"/>
              </w:rPr>
              <w:t>95% within 4 business hours; 100% within 1 business day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EFB34" w14:textId="77777777" w:rsidR="005F5911" w:rsidRDefault="00F30925">
            <w:r>
              <w:rPr>
                <w:sz w:val="20"/>
                <w:szCs w:val="20"/>
              </w:rPr>
              <w:t>Business hours</w:t>
            </w:r>
          </w:p>
        </w:tc>
      </w:tr>
      <w:tr w:rsidR="005F5911" w14:paraId="4572D73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13C3B" w14:textId="77777777" w:rsidR="005F5911" w:rsidRDefault="00F30925">
            <w:r>
              <w:rPr>
                <w:sz w:val="20"/>
                <w:szCs w:val="20"/>
              </w:rPr>
              <w:t>Portfolio data refresh</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06D47" w14:textId="77777777" w:rsidR="005F5911" w:rsidRDefault="00F30925">
            <w:r>
              <w:rPr>
                <w:sz w:val="20"/>
                <w:szCs w:val="20"/>
              </w:rPr>
              <w:t>NAV updated by 10:00 PM daily (post-RTA update)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D03AC" w14:textId="77777777" w:rsidR="005F5911" w:rsidRDefault="00F30925">
            <w:r>
              <w:rPr>
                <w:sz w:val="20"/>
                <w:szCs w:val="20"/>
              </w:rPr>
              <w:t>Daily (market days)</w:t>
            </w:r>
          </w:p>
        </w:tc>
      </w:tr>
      <w:tr w:rsidR="005F5911" w14:paraId="5E44C1C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845BB" w14:textId="77777777" w:rsidR="005F5911" w:rsidRDefault="00F30925">
            <w:r>
              <w:rPr>
                <w:sz w:val="20"/>
                <w:szCs w:val="20"/>
              </w:rPr>
              <w:t>App availability (uptime)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7F976" w14:textId="77777777" w:rsidR="005F5911" w:rsidRDefault="00F30925">
            <w:r>
              <w:rPr>
                <w:sz w:val="20"/>
                <w:szCs w:val="20"/>
              </w:rPr>
              <w:t>99.9% monthly (&lt; 44 minutes downtime)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A1E99" w14:textId="77777777" w:rsidR="005F5911" w:rsidRDefault="00F30925">
            <w:r>
              <w:rPr>
                <w:sz w:val="20"/>
                <w:szCs w:val="20"/>
              </w:rPr>
              <w:t>All hours – 24x7</w:t>
            </w:r>
          </w:p>
        </w:tc>
      </w:tr>
      <w:tr w:rsidR="005F5911" w14:paraId="46912C3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BB6BC" w14:textId="77777777" w:rsidR="005F5911" w:rsidRDefault="00F30925">
            <w:r>
              <w:rPr>
                <w:sz w:val="20"/>
                <w:szCs w:val="20"/>
              </w:rPr>
              <w:t>Customer support L1 response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DF4EF" w14:textId="77777777" w:rsidR="005F5911" w:rsidRDefault="00F30925">
            <w:r>
              <w:rPr>
                <w:sz w:val="20"/>
                <w:szCs w:val="20"/>
              </w:rPr>
              <w:t>Within 24 hours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A35DC" w14:textId="77777777" w:rsidR="005F5911" w:rsidRDefault="00F30925">
            <w:r>
              <w:rPr>
                <w:sz w:val="20"/>
                <w:szCs w:val="20"/>
              </w:rPr>
              <w:t>Business days</w:t>
            </w:r>
          </w:p>
        </w:tc>
      </w:tr>
    </w:tbl>
    <w:p w14:paraId="4A5AE88A" w14:textId="77777777" w:rsidR="005F5911" w:rsidRDefault="005F5911">
      <w:pPr>
        <w:spacing w:before="40" w:after="40"/>
      </w:pPr>
    </w:p>
    <w:p w14:paraId="3568F61A" w14:textId="77777777" w:rsidR="004879B5" w:rsidRDefault="004879B5">
      <w:pPr>
        <w:pStyle w:val="Heading2"/>
        <w:pBdr>
          <w:bottom w:val="single" w:sz="4" w:space="2" w:color="D5E8F0"/>
        </w:pBdr>
      </w:pPr>
    </w:p>
    <w:p w14:paraId="1C97E1CF" w14:textId="62536C27" w:rsidR="005F5911" w:rsidRDefault="00E1450C">
      <w:pPr>
        <w:pStyle w:val="Heading2"/>
        <w:pBdr>
          <w:bottom w:val="single" w:sz="4" w:space="2" w:color="D5E8F0"/>
        </w:pBdr>
      </w:pPr>
      <w:r>
        <w:t>10</w:t>
      </w:r>
      <w:r w:rsidR="00F30925">
        <w:t>.3 Audit &amp; Logging</w:t>
      </w:r>
    </w:p>
    <w:p w14:paraId="09BE765A" w14:textId="77777777" w:rsidR="005F5911" w:rsidRDefault="00F30925">
      <w:pPr>
        <w:pStyle w:val="ListParagraph"/>
        <w:numPr>
          <w:ilvl w:val="0"/>
          <w:numId w:val="2"/>
        </w:numPr>
        <w:spacing w:before="40" w:after="40"/>
      </w:pPr>
      <w:r>
        <w:t>Complete user action audit trail with timestamp, IP, device ID, user ID</w:t>
      </w:r>
    </w:p>
    <w:p w14:paraId="6ACF1E5A" w14:textId="77777777" w:rsidR="005F5911" w:rsidRDefault="00F30925">
      <w:pPr>
        <w:pStyle w:val="ListParagraph"/>
        <w:numPr>
          <w:ilvl w:val="0"/>
          <w:numId w:val="2"/>
        </w:numPr>
        <w:spacing w:before="40" w:after="40"/>
      </w:pPr>
      <w:r>
        <w:t>All order events logged with full state history</w:t>
      </w:r>
    </w:p>
    <w:p w14:paraId="26CC63B9" w14:textId="77777777" w:rsidR="005F5911" w:rsidRDefault="00F30925">
      <w:pPr>
        <w:pStyle w:val="ListParagraph"/>
        <w:numPr>
          <w:ilvl w:val="0"/>
          <w:numId w:val="2"/>
        </w:numPr>
        <w:spacing w:before="40" w:after="40"/>
      </w:pPr>
      <w:r>
        <w:t>All admin actions (master data changes, order overrides) logged with Maker-Checker record</w:t>
      </w:r>
    </w:p>
    <w:p w14:paraId="0A1A81F5" w14:textId="77777777" w:rsidR="005F5911" w:rsidRDefault="00F30925">
      <w:pPr>
        <w:pStyle w:val="ListParagraph"/>
        <w:numPr>
          <w:ilvl w:val="0"/>
          <w:numId w:val="2"/>
        </w:numPr>
        <w:spacing w:before="40" w:after="40"/>
      </w:pPr>
      <w:r>
        <w:t>Data retention: Transaction and KYC data – minimum 5 years per SEBI; 7 years for PMLA compliance</w:t>
      </w:r>
    </w:p>
    <w:p w14:paraId="35F84E00" w14:textId="77777777" w:rsidR="005F5911" w:rsidRDefault="00F30925">
      <w:pPr>
        <w:pStyle w:val="ListParagraph"/>
        <w:numPr>
          <w:ilvl w:val="0"/>
          <w:numId w:val="2"/>
        </w:numPr>
        <w:spacing w:before="40" w:after="40"/>
      </w:pPr>
      <w:r>
        <w:t>Regulatory reporting readiness: SEBI SCORES, AMFI reporting, RBI FEMA reporting</w:t>
      </w:r>
    </w:p>
    <w:p w14:paraId="11D5201B" w14:textId="77777777" w:rsidR="005F5911" w:rsidRDefault="005F5911">
      <w:pPr>
        <w:spacing w:before="40" w:after="40"/>
      </w:pPr>
    </w:p>
    <w:p w14:paraId="383D77F0" w14:textId="135C048C" w:rsidR="005F5911" w:rsidRDefault="00E1450C">
      <w:pPr>
        <w:pStyle w:val="Heading2"/>
        <w:pBdr>
          <w:bottom w:val="single" w:sz="4" w:space="2" w:color="D5E8F0"/>
        </w:pBdr>
      </w:pPr>
      <w:r>
        <w:t>10</w:t>
      </w:r>
      <w:r w:rsidR="00F30925">
        <w:t>.4 Scalability</w:t>
      </w:r>
    </w:p>
    <w:p w14:paraId="292EFAA5" w14:textId="77777777" w:rsidR="005F5911" w:rsidRDefault="00F30925">
      <w:pPr>
        <w:pStyle w:val="ListParagraph"/>
        <w:numPr>
          <w:ilvl w:val="0"/>
          <w:numId w:val="2"/>
        </w:numPr>
        <w:spacing w:before="40" w:after="40"/>
      </w:pPr>
      <w:r>
        <w:t>Multi-geography access with &lt; 300ms latency for users in UAE, UK, Singapore, USA</w:t>
      </w:r>
    </w:p>
    <w:p w14:paraId="0A525839" w14:textId="77777777" w:rsidR="005F5911" w:rsidRDefault="00F30925">
      <w:pPr>
        <w:pStyle w:val="ListParagraph"/>
        <w:numPr>
          <w:ilvl w:val="0"/>
          <w:numId w:val="2"/>
        </w:numPr>
        <w:spacing w:before="40" w:after="40"/>
      </w:pPr>
      <w:r>
        <w:t>CDN for static assets and application delivery</w:t>
      </w:r>
    </w:p>
    <w:p w14:paraId="140F32BD" w14:textId="77777777" w:rsidR="005F5911" w:rsidRDefault="00F30925">
      <w:pPr>
        <w:pStyle w:val="ListParagraph"/>
        <w:numPr>
          <w:ilvl w:val="0"/>
          <w:numId w:val="2"/>
        </w:numPr>
        <w:spacing w:before="40" w:after="40"/>
      </w:pPr>
      <w:r>
        <w:t>Auto-scaling during peak periods (post-budget announcements, market events, year-end)</w:t>
      </w:r>
    </w:p>
    <w:p w14:paraId="261A40B2" w14:textId="77777777" w:rsidR="005F5911" w:rsidRDefault="00F30925">
      <w:pPr>
        <w:pStyle w:val="ListParagraph"/>
        <w:numPr>
          <w:ilvl w:val="0"/>
          <w:numId w:val="2"/>
        </w:numPr>
        <w:spacing w:before="40" w:after="40"/>
      </w:pPr>
      <w:r>
        <w:t>Horizontal scaling architecture for NAV cut-off window (highest concurrent user period)</w:t>
      </w:r>
    </w:p>
    <w:p w14:paraId="5830C3CE" w14:textId="77777777" w:rsidR="005F5911" w:rsidRDefault="00F30925">
      <w:pPr>
        <w:pStyle w:val="ListParagraph"/>
        <w:numPr>
          <w:ilvl w:val="0"/>
          <w:numId w:val="2"/>
        </w:numPr>
        <w:spacing w:before="40" w:after="40"/>
      </w:pPr>
      <w:r>
        <w:t>Load testing: Simulate 10x average concurrent users before each major release</w:t>
      </w:r>
    </w:p>
    <w:p w14:paraId="61D49930" w14:textId="77777777" w:rsidR="005F5911" w:rsidRDefault="005F5911">
      <w:pPr>
        <w:spacing w:before="40" w:after="40"/>
      </w:pPr>
    </w:p>
    <w:p w14:paraId="3405C119" w14:textId="7FB04AC8" w:rsidR="005F5911" w:rsidRDefault="00E1450C">
      <w:pPr>
        <w:pStyle w:val="Heading2"/>
        <w:pBdr>
          <w:bottom w:val="single" w:sz="4" w:space="2" w:color="D5E8F0"/>
        </w:pBdr>
      </w:pPr>
      <w:r>
        <w:t>10</w:t>
      </w:r>
      <w:r w:rsidR="00F30925">
        <w:t>.5 Mobile Platform Specifications</w:t>
      </w:r>
    </w:p>
    <w:p w14:paraId="5BCD9CD2" w14:textId="2D444A4A" w:rsidR="005F5911" w:rsidRDefault="00F30925">
      <w:pPr>
        <w:pBdr>
          <w:left w:val="single" w:sz="12" w:space="4" w:color="C55A11"/>
        </w:pBdr>
        <w:shd w:val="clear" w:color="auto" w:fill="FCE4D6"/>
        <w:spacing w:before="80" w:after="80"/>
        <w:ind w:left="180" w:right="120"/>
      </w:pPr>
      <w:r>
        <w:rPr>
          <w:sz w:val="20"/>
          <w:szCs w:val="20"/>
        </w:rPr>
        <w:t>Mobile platform specifications must be defined before development commences. Framework choice impacts development timeline, cost, and feature parity.</w:t>
      </w:r>
    </w:p>
    <w:p w14:paraId="7A05FBBA" w14:textId="77777777" w:rsidR="005F5911" w:rsidRDefault="00F30925">
      <w:pPr>
        <w:pStyle w:val="ListParagraph"/>
        <w:numPr>
          <w:ilvl w:val="0"/>
          <w:numId w:val="2"/>
        </w:numPr>
        <w:spacing w:before="40" w:after="40"/>
      </w:pPr>
      <w:r>
        <w:t>Platform: Cross-platform preferred (React Native or Flutter) for cost efficiency and NRI audience's multi-device behavior</w:t>
      </w:r>
    </w:p>
    <w:p w14:paraId="52970DCC" w14:textId="77777777" w:rsidR="005F5911" w:rsidRDefault="00F30925">
      <w:pPr>
        <w:pStyle w:val="ListParagraph"/>
        <w:numPr>
          <w:ilvl w:val="0"/>
          <w:numId w:val="2"/>
        </w:numPr>
        <w:spacing w:before="40" w:after="40"/>
      </w:pPr>
      <w:r>
        <w:t>iOS: Minimum iOS 15 (supporting 95%+ of active iPhones globally)</w:t>
      </w:r>
    </w:p>
    <w:p w14:paraId="07F93570" w14:textId="77777777" w:rsidR="005F5911" w:rsidRDefault="00F30925">
      <w:pPr>
        <w:pStyle w:val="ListParagraph"/>
        <w:numPr>
          <w:ilvl w:val="0"/>
          <w:numId w:val="2"/>
        </w:numPr>
        <w:spacing w:before="40" w:after="40"/>
      </w:pPr>
      <w:r>
        <w:t>Android: Minimum Android 9 (API Level 28) for 90%+ Android device coverage</w:t>
      </w:r>
    </w:p>
    <w:p w14:paraId="7E83B37E" w14:textId="77777777" w:rsidR="005F5911" w:rsidRDefault="00F30925">
      <w:pPr>
        <w:pStyle w:val="ListParagraph"/>
        <w:numPr>
          <w:ilvl w:val="0"/>
          <w:numId w:val="2"/>
        </w:numPr>
        <w:spacing w:before="40" w:after="40"/>
      </w:pPr>
      <w:r>
        <w:t>Web (PWA or responsive): Full feature parity on web required – NRI users often prefer desktop for tax reports and portfolio review</w:t>
      </w:r>
    </w:p>
    <w:p w14:paraId="1D89F69D" w14:textId="77777777" w:rsidR="005F5911" w:rsidRDefault="00F30925">
      <w:pPr>
        <w:pStyle w:val="ListParagraph"/>
        <w:numPr>
          <w:ilvl w:val="0"/>
          <w:numId w:val="2"/>
        </w:numPr>
        <w:spacing w:before="40" w:after="40"/>
      </w:pPr>
      <w:r>
        <w:t>Offline mode: Portfolio view (last cached data) and calculator access without internet – important for NRIs with variable connectivity</w:t>
      </w:r>
    </w:p>
    <w:p w14:paraId="50C6B907" w14:textId="77777777" w:rsidR="005F5911" w:rsidRDefault="00F30925">
      <w:pPr>
        <w:pStyle w:val="ListParagraph"/>
        <w:numPr>
          <w:ilvl w:val="0"/>
          <w:numId w:val="2"/>
        </w:numPr>
        <w:spacing w:before="40" w:after="40"/>
      </w:pPr>
      <w:r>
        <w:t>App size: Target &lt; 30MB initial download (critical for users with slow international connections)</w:t>
      </w:r>
    </w:p>
    <w:p w14:paraId="72B53322" w14:textId="77777777" w:rsidR="005F5911" w:rsidRDefault="00F30925">
      <w:pPr>
        <w:pStyle w:val="ListParagraph"/>
        <w:numPr>
          <w:ilvl w:val="0"/>
          <w:numId w:val="2"/>
        </w:numPr>
        <w:spacing w:before="40" w:after="40"/>
      </w:pPr>
      <w:r>
        <w:t>Accessibility: WCAG 2.1 AA compliance</w:t>
      </w:r>
    </w:p>
    <w:p w14:paraId="2C778747" w14:textId="77777777" w:rsidR="005F5911" w:rsidRDefault="00F30925">
      <w:pPr>
        <w:pStyle w:val="ListParagraph"/>
        <w:numPr>
          <w:ilvl w:val="0"/>
          <w:numId w:val="2"/>
        </w:numPr>
        <w:spacing w:before="40" w:after="40"/>
      </w:pPr>
      <w:r>
        <w:t>Multi-language: English (launch); Hindi and additional regional languages (Phase 2)</w:t>
      </w:r>
    </w:p>
    <w:p w14:paraId="008D863D" w14:textId="77777777" w:rsidR="005F5911" w:rsidRDefault="005F5911">
      <w:pPr>
        <w:spacing w:before="40" w:after="40"/>
      </w:pPr>
    </w:p>
    <w:p w14:paraId="506384A9" w14:textId="10ABCE71" w:rsidR="005F5911" w:rsidRDefault="00E1450C">
      <w:pPr>
        <w:pStyle w:val="Heading2"/>
        <w:pBdr>
          <w:bottom w:val="single" w:sz="4" w:space="2" w:color="D5E8F0"/>
        </w:pBdr>
      </w:pPr>
      <w:r>
        <w:t>10</w:t>
      </w:r>
      <w:r w:rsidR="00F30925">
        <w:t>.6 Business Continuity &amp; Disaster Recovery</w:t>
      </w:r>
    </w:p>
    <w:p w14:paraId="14E53192" w14:textId="1404D4F9" w:rsidR="005F5911" w:rsidRDefault="00F30925">
      <w:pPr>
        <w:pBdr>
          <w:left w:val="single" w:sz="12" w:space="4" w:color="C55A11"/>
        </w:pBdr>
        <w:shd w:val="clear" w:color="auto" w:fill="FCE4D6"/>
        <w:spacing w:before="80" w:after="80"/>
        <w:ind w:left="180" w:right="120"/>
      </w:pPr>
      <w:r>
        <w:rPr>
          <w:sz w:val="20"/>
          <w:szCs w:val="20"/>
        </w:rPr>
        <w:t>Financial platform serving NAV cut-off critical windows requires a formally defined BCP and DR plan.</w:t>
      </w:r>
    </w:p>
    <w:p w14:paraId="37AB7BBE" w14:textId="77777777" w:rsidR="005F5911" w:rsidRDefault="00F30925">
      <w:pPr>
        <w:pStyle w:val="ListParagraph"/>
        <w:numPr>
          <w:ilvl w:val="0"/>
          <w:numId w:val="2"/>
        </w:numPr>
        <w:spacing w:before="40" w:after="40"/>
      </w:pPr>
      <w:r>
        <w:t>Recovery Time Objective (RTO): &lt; 4 hours for critical trading functions</w:t>
      </w:r>
    </w:p>
    <w:p w14:paraId="48B6E95C" w14:textId="77777777" w:rsidR="005F5911" w:rsidRDefault="00F30925">
      <w:pPr>
        <w:pStyle w:val="ListParagraph"/>
        <w:numPr>
          <w:ilvl w:val="0"/>
          <w:numId w:val="2"/>
        </w:numPr>
        <w:spacing w:before="40" w:after="40"/>
      </w:pPr>
      <w:r>
        <w:t>Recovery Point Objective (RPO): &lt; 1 hour (maximum data loss in disaster scenario)</w:t>
      </w:r>
    </w:p>
    <w:p w14:paraId="2C235740" w14:textId="77777777" w:rsidR="005F5911" w:rsidRDefault="00F30925">
      <w:pPr>
        <w:pStyle w:val="ListParagraph"/>
        <w:numPr>
          <w:ilvl w:val="0"/>
          <w:numId w:val="2"/>
        </w:numPr>
        <w:spacing w:before="40" w:after="40"/>
      </w:pPr>
      <w:r>
        <w:t>Multi-AZ deployment: Application and database across minimum 2 availability zones</w:t>
      </w:r>
    </w:p>
    <w:p w14:paraId="62D6EA25" w14:textId="77777777" w:rsidR="005F5911" w:rsidRDefault="00F30925">
      <w:pPr>
        <w:pStyle w:val="ListParagraph"/>
        <w:numPr>
          <w:ilvl w:val="0"/>
          <w:numId w:val="2"/>
        </w:numPr>
        <w:spacing w:before="40" w:after="40"/>
      </w:pPr>
      <w:r>
        <w:t>Multi-region failover: Hot standby in secondary region (target: &lt; 15 minutes failover)</w:t>
      </w:r>
    </w:p>
    <w:p w14:paraId="69E17A9C" w14:textId="77777777" w:rsidR="005F5911" w:rsidRDefault="00F30925">
      <w:pPr>
        <w:pStyle w:val="ListParagraph"/>
        <w:numPr>
          <w:ilvl w:val="0"/>
          <w:numId w:val="2"/>
        </w:numPr>
        <w:spacing w:before="40" w:after="40"/>
      </w:pPr>
      <w:r>
        <w:t>Automated database backups: Every 6 hours; transaction log streaming for near-zero RPO</w:t>
      </w:r>
    </w:p>
    <w:p w14:paraId="0A29A577" w14:textId="77777777" w:rsidR="005F5911" w:rsidRDefault="00F30925">
      <w:pPr>
        <w:pStyle w:val="ListParagraph"/>
        <w:numPr>
          <w:ilvl w:val="0"/>
          <w:numId w:val="2"/>
        </w:numPr>
        <w:spacing w:before="40" w:after="40"/>
      </w:pPr>
      <w:r>
        <w:t>Quarterly DR drills: Test failover and recovery procedures</w:t>
      </w:r>
    </w:p>
    <w:p w14:paraId="7ABD8431" w14:textId="77777777" w:rsidR="005F5911" w:rsidRDefault="00F30925">
      <w:pPr>
        <w:pStyle w:val="ListParagraph"/>
        <w:numPr>
          <w:ilvl w:val="0"/>
          <w:numId w:val="2"/>
        </w:numPr>
        <w:spacing w:before="40" w:after="40"/>
      </w:pPr>
      <w:r>
        <w:t>NAV cut-off protection: If system degradation detected before 2:45 PM IST, trigger proactive client communication and extend cut-off if exchange permits</w:t>
      </w:r>
    </w:p>
    <w:p w14:paraId="53855452" w14:textId="77777777" w:rsidR="005F5911" w:rsidRDefault="00F30925">
      <w:pPr>
        <w:pStyle w:val="ListParagraph"/>
        <w:numPr>
          <w:ilvl w:val="0"/>
          <w:numId w:val="2"/>
        </w:numPr>
        <w:spacing w:before="40" w:after="40"/>
      </w:pPr>
      <w:r>
        <w:t>Vendor failover: Secondary payment gateway and KYC vendor on standby</w:t>
      </w:r>
    </w:p>
    <w:p w14:paraId="3D00A5D5" w14:textId="77777777" w:rsidR="005F5911" w:rsidRDefault="00F30925">
      <w:r>
        <w:br w:type="page"/>
      </w:r>
    </w:p>
    <w:p w14:paraId="5CE6A043" w14:textId="6699CEE8" w:rsidR="005F5911" w:rsidRDefault="00F30925">
      <w:pPr>
        <w:pStyle w:val="Heading1"/>
        <w:pBdr>
          <w:bottom w:val="single" w:sz="8" w:space="0" w:color="C55A11"/>
        </w:pBdr>
        <w:shd w:val="clear" w:color="auto" w:fill="1F4E79"/>
        <w:ind w:left="180" w:right="180"/>
      </w:pPr>
      <w:r>
        <w:t>1</w:t>
      </w:r>
      <w:r w:rsidR="004240B1">
        <w:t>1</w:t>
      </w:r>
      <w:r>
        <w:t>. User Journeys &amp; Product Flows</w:t>
      </w:r>
    </w:p>
    <w:p w14:paraId="169F19E9" w14:textId="77777777" w:rsidR="005F5911" w:rsidRDefault="005F5911">
      <w:pPr>
        <w:spacing w:before="40" w:after="40"/>
      </w:pPr>
    </w:p>
    <w:p w14:paraId="70B1C4E0" w14:textId="5B2BF51D" w:rsidR="005F5911" w:rsidRDefault="00F30925">
      <w:pPr>
        <w:pStyle w:val="Heading2"/>
        <w:pBdr>
          <w:bottom w:val="single" w:sz="4" w:space="2" w:color="D5E8F0"/>
        </w:pBdr>
      </w:pPr>
      <w:r>
        <w:t>1</w:t>
      </w:r>
      <w:r w:rsidR="004240B1">
        <w:t>1</w:t>
      </w:r>
      <w:r>
        <w:t>.1 Customer Acquisition Model (NRI-Focused)</w:t>
      </w:r>
    </w:p>
    <w:p w14:paraId="6EDABF48" w14:textId="530DD154" w:rsidR="005F5911" w:rsidRDefault="00F30925">
      <w:pPr>
        <w:pStyle w:val="Heading3"/>
      </w:pPr>
      <w:r>
        <w:t>1</w:t>
      </w:r>
      <w:r w:rsidR="004240B1">
        <w:t>1</w:t>
      </w:r>
      <w:r>
        <w:t>.1.1 Acquisition Channels</w:t>
      </w:r>
    </w:p>
    <w:p w14:paraId="58E91B60" w14:textId="77777777" w:rsidR="005F5911" w:rsidRDefault="00F30925">
      <w:pPr>
        <w:pStyle w:val="ListParagraph"/>
        <w:numPr>
          <w:ilvl w:val="0"/>
          <w:numId w:val="2"/>
        </w:numPr>
        <w:spacing w:before="40" w:after="40"/>
      </w:pPr>
      <w:r>
        <w:t>Organic search (NRI tax / MF / repatriation content marketing)</w:t>
      </w:r>
    </w:p>
    <w:p w14:paraId="01CC1336" w14:textId="77777777" w:rsidR="005F5911" w:rsidRDefault="00F30925">
      <w:pPr>
        <w:pStyle w:val="ListParagraph"/>
        <w:numPr>
          <w:ilvl w:val="0"/>
          <w:numId w:val="2"/>
        </w:numPr>
        <w:spacing w:before="40" w:after="40"/>
      </w:pPr>
      <w:r>
        <w:t>Paid digital (Google Search, Meta – geo-targeted to UAE, UK, Singapore, USA, Canada, Australia)</w:t>
      </w:r>
    </w:p>
    <w:p w14:paraId="0D09B039" w14:textId="77777777" w:rsidR="005F5911" w:rsidRDefault="00F30925">
      <w:pPr>
        <w:pStyle w:val="ListParagraph"/>
        <w:numPr>
          <w:ilvl w:val="0"/>
          <w:numId w:val="2"/>
        </w:numPr>
        <w:spacing w:before="40" w:after="40"/>
      </w:pPr>
      <w:r>
        <w:t>NRI community platforms (NRIGuru, Sify, NRIMH forums, LinkedIn NRI groups)</w:t>
      </w:r>
    </w:p>
    <w:p w14:paraId="47BA37A0" w14:textId="77777777" w:rsidR="005F5911" w:rsidRDefault="00F30925">
      <w:pPr>
        <w:pStyle w:val="ListParagraph"/>
        <w:numPr>
          <w:ilvl w:val="0"/>
          <w:numId w:val="2"/>
        </w:numPr>
        <w:spacing w:before="40" w:after="40"/>
      </w:pPr>
      <w:r>
        <w:t>Referral program (existing investor refers NRI – structured incentive)</w:t>
      </w:r>
    </w:p>
    <w:p w14:paraId="4DF4D972" w14:textId="77777777" w:rsidR="005F5911" w:rsidRDefault="00F30925">
      <w:pPr>
        <w:pStyle w:val="ListParagraph"/>
        <w:numPr>
          <w:ilvl w:val="0"/>
          <w:numId w:val="2"/>
        </w:numPr>
        <w:spacing w:before="40" w:after="40"/>
      </w:pPr>
      <w:r>
        <w:t>Relationship Managers (assisted DIY for HNI segment)</w:t>
      </w:r>
    </w:p>
    <w:p w14:paraId="4546BD49" w14:textId="77777777" w:rsidR="005F5911" w:rsidRDefault="00F30925">
      <w:pPr>
        <w:pStyle w:val="ListParagraph"/>
        <w:numPr>
          <w:ilvl w:val="0"/>
          <w:numId w:val="2"/>
        </w:numPr>
        <w:spacing w:before="40" w:after="40"/>
      </w:pPr>
      <w:r>
        <w:t>Email campaigns to NRI databases (acquired through partners; GDPR-compliant consent required)</w:t>
      </w:r>
    </w:p>
    <w:p w14:paraId="45D86F50" w14:textId="77777777" w:rsidR="005F5911" w:rsidRDefault="00F30925">
      <w:pPr>
        <w:pStyle w:val="ListParagraph"/>
        <w:numPr>
          <w:ilvl w:val="0"/>
          <w:numId w:val="2"/>
        </w:numPr>
        <w:spacing w:before="40" w:after="40"/>
      </w:pPr>
      <w:r>
        <w:t>YouTube NRI finance content (vernacular: Hindi, Punjabi, Gujarati, Telugu, Malayalam)</w:t>
      </w:r>
    </w:p>
    <w:p w14:paraId="1B332914" w14:textId="77777777" w:rsidR="005F5911" w:rsidRDefault="00F30925">
      <w:pPr>
        <w:pStyle w:val="ListParagraph"/>
        <w:numPr>
          <w:ilvl w:val="0"/>
          <w:numId w:val="2"/>
        </w:numPr>
        <w:spacing w:before="40" w:after="40"/>
      </w:pPr>
      <w:r>
        <w:t>NRI banking partnerships: Cross-sell integration with HDFC NRI, ICICI NRI, Kotak NRI banking portals</w:t>
      </w:r>
    </w:p>
    <w:p w14:paraId="14BBB604" w14:textId="77777777" w:rsidR="005F5911" w:rsidRDefault="005F5911">
      <w:pPr>
        <w:spacing w:before="40" w:after="40"/>
      </w:pPr>
    </w:p>
    <w:p w14:paraId="00427174" w14:textId="1500FC7F" w:rsidR="005F5911" w:rsidRDefault="00F30925">
      <w:pPr>
        <w:pStyle w:val="Heading2"/>
        <w:pBdr>
          <w:bottom w:val="single" w:sz="4" w:space="2" w:color="D5E8F0"/>
        </w:pBdr>
      </w:pPr>
      <w:r>
        <w:t>1</w:t>
      </w:r>
      <w:r w:rsidR="004240B1">
        <w:t>1</w:t>
      </w:r>
      <w:r>
        <w:t>.2 App Download → Registration Journey</w:t>
      </w:r>
    </w:p>
    <w:p w14:paraId="100712E2" w14:textId="696FAA7C" w:rsidR="005F5911" w:rsidRDefault="00F30925">
      <w:pPr>
        <w:pStyle w:val="Heading3"/>
      </w:pPr>
      <w:r>
        <w:t>1</w:t>
      </w:r>
      <w:r w:rsidR="004240B1">
        <w:t>1</w:t>
      </w:r>
      <w:r>
        <w:t>.2.1 First Launch (Cold Start)</w:t>
      </w:r>
    </w:p>
    <w:p w14:paraId="7A6C343A" w14:textId="77777777" w:rsidR="005F5911" w:rsidRDefault="00F30925">
      <w:pPr>
        <w:pStyle w:val="ListParagraph"/>
        <w:numPr>
          <w:ilvl w:val="0"/>
          <w:numId w:val="2"/>
        </w:numPr>
        <w:spacing w:before="40" w:after="40"/>
      </w:pPr>
      <w:r>
        <w:t>Onboarding screens with quantified value propositions:</w:t>
      </w:r>
    </w:p>
    <w:p w14:paraId="241C9242" w14:textId="77777777" w:rsidR="005F5911" w:rsidRDefault="00F30925">
      <w:pPr>
        <w:pStyle w:val="ListParagraph"/>
        <w:numPr>
          <w:ilvl w:val="1"/>
          <w:numId w:val="2"/>
        </w:numPr>
        <w:spacing w:before="40" w:after="40"/>
      </w:pPr>
      <w:r>
        <w:t>Invest in India's growth story – 5T+ economy, 6-7% GDP growth (data card with live India GDP figure)</w:t>
      </w:r>
    </w:p>
    <w:p w14:paraId="7723BD53" w14:textId="77777777" w:rsidR="005F5911" w:rsidRDefault="00F30925">
      <w:pPr>
        <w:pStyle w:val="ListParagraph"/>
        <w:numPr>
          <w:ilvl w:val="1"/>
          <w:numId w:val="2"/>
        </w:numPr>
        <w:spacing w:before="40" w:after="40"/>
      </w:pPr>
      <w:r>
        <w:t>NRE investments: Fully repatriable, tax-free in India (contextual for non-US NRIs)</w:t>
      </w:r>
    </w:p>
    <w:p w14:paraId="312300B4" w14:textId="77777777" w:rsidR="005F5911" w:rsidRDefault="00F30925">
      <w:pPr>
        <w:pStyle w:val="ListParagraph"/>
        <w:numPr>
          <w:ilvl w:val="1"/>
          <w:numId w:val="2"/>
        </w:numPr>
        <w:spacing w:before="40" w:after="40"/>
      </w:pPr>
      <w:r>
        <w:t>Smart DTAA tax engine: Save up to 50% on TDS with automated treaty benefits</w:t>
      </w:r>
    </w:p>
    <w:p w14:paraId="26DED46E" w14:textId="77777777" w:rsidR="005F5911" w:rsidRDefault="00F30925">
      <w:pPr>
        <w:pStyle w:val="ListParagraph"/>
        <w:numPr>
          <w:ilvl w:val="1"/>
          <w:numId w:val="2"/>
        </w:numPr>
        <w:spacing w:before="40" w:after="40"/>
      </w:pPr>
      <w:r>
        <w:t>Tax-ready reports for India filing, DTAA benefit tracking, and repatriation planning</w:t>
      </w:r>
    </w:p>
    <w:p w14:paraId="4D884E09" w14:textId="77777777" w:rsidR="005F5911" w:rsidRDefault="00F30925">
      <w:pPr>
        <w:pStyle w:val="ListParagraph"/>
        <w:numPr>
          <w:ilvl w:val="1"/>
          <w:numId w:val="2"/>
        </w:numPr>
        <w:spacing w:before="40" w:after="40"/>
      </w:pPr>
      <w:r>
        <w:t>One platform: MF, Goal Planning, Tax Reports – built exclusively for NRI diaspora</w:t>
      </w:r>
    </w:p>
    <w:p w14:paraId="01269374" w14:textId="77777777" w:rsidR="005F5911" w:rsidRDefault="00F30925">
      <w:pPr>
        <w:pStyle w:val="ListParagraph"/>
        <w:numPr>
          <w:ilvl w:val="0"/>
          <w:numId w:val="2"/>
        </w:numPr>
        <w:spacing w:before="40" w:after="40"/>
      </w:pPr>
      <w:r>
        <w:t>CTA options: Sign Up / Log In</w:t>
      </w:r>
    </w:p>
    <w:p w14:paraId="3FF376FF" w14:textId="77777777" w:rsidR="005F5911" w:rsidRDefault="005F5911">
      <w:pPr>
        <w:spacing w:before="40" w:after="40"/>
      </w:pPr>
    </w:p>
    <w:p w14:paraId="7A28F4C5" w14:textId="35186135" w:rsidR="005F5911" w:rsidRDefault="00F30925">
      <w:pPr>
        <w:pStyle w:val="Heading3"/>
      </w:pPr>
      <w:r>
        <w:t>1</w:t>
      </w:r>
      <w:r w:rsidR="004240B1">
        <w:t>1</w:t>
      </w:r>
      <w:r>
        <w:t>.2.2 Registration Journey</w:t>
      </w:r>
    </w:p>
    <w:p w14:paraId="10431099" w14:textId="77777777" w:rsidR="005F5911" w:rsidRDefault="00F30925">
      <w:pPr>
        <w:pStyle w:val="ListParagraph"/>
        <w:numPr>
          <w:ilvl w:val="0"/>
          <w:numId w:val="4"/>
        </w:numPr>
        <w:spacing w:before="40" w:after="40"/>
      </w:pPr>
      <w:r>
        <w:t>Mobile number entry (with country code selection)</w:t>
      </w:r>
    </w:p>
    <w:p w14:paraId="77E067C3" w14:textId="77777777" w:rsidR="005F5911" w:rsidRDefault="00F30925">
      <w:pPr>
        <w:pStyle w:val="ListParagraph"/>
        <w:numPr>
          <w:ilvl w:val="0"/>
          <w:numId w:val="4"/>
        </w:numPr>
        <w:spacing w:before="40" w:after="40"/>
      </w:pPr>
      <w:r>
        <w:t>Mobile OTP verification</w:t>
      </w:r>
    </w:p>
    <w:p w14:paraId="76F9AE28" w14:textId="77777777" w:rsidR="005F5911" w:rsidRDefault="00F30925">
      <w:pPr>
        <w:pStyle w:val="ListParagraph"/>
        <w:numPr>
          <w:ilvl w:val="0"/>
          <w:numId w:val="4"/>
        </w:numPr>
        <w:spacing w:before="40" w:after="40"/>
      </w:pPr>
      <w:r>
        <w:t>Email entry and OTP verification</w:t>
      </w:r>
    </w:p>
    <w:p w14:paraId="639B1A5B" w14:textId="77777777" w:rsidR="005F5911" w:rsidRDefault="00F30925">
      <w:pPr>
        <w:pStyle w:val="ListParagraph"/>
        <w:numPr>
          <w:ilvl w:val="0"/>
          <w:numId w:val="4"/>
        </w:numPr>
        <w:spacing w:before="40" w:after="40"/>
      </w:pPr>
      <w:r>
        <w:t>Country of residence selection (with FATCA/CRS implication summary for US/Canada)</w:t>
      </w:r>
    </w:p>
    <w:p w14:paraId="504F0F91" w14:textId="77777777" w:rsidR="005F5911" w:rsidRDefault="00F30925">
      <w:pPr>
        <w:pStyle w:val="ListParagraph"/>
        <w:numPr>
          <w:ilvl w:val="0"/>
          <w:numId w:val="4"/>
        </w:numPr>
        <w:spacing w:before="40" w:after="40"/>
      </w:pPr>
      <w:r>
        <w:t>PAN entry and validation (format + IT department check)</w:t>
      </w:r>
    </w:p>
    <w:p w14:paraId="041506D8" w14:textId="77777777" w:rsidR="005F5911" w:rsidRDefault="00F30925">
      <w:pPr>
        <w:pStyle w:val="ListParagraph"/>
        <w:numPr>
          <w:ilvl w:val="0"/>
          <w:numId w:val="4"/>
        </w:numPr>
        <w:spacing w:before="40" w:after="40"/>
      </w:pPr>
      <w:r>
        <w:t>PAN-Aadhaar linking status check (advisory if not linked)</w:t>
      </w:r>
    </w:p>
    <w:p w14:paraId="35B445CA" w14:textId="77777777" w:rsidR="005F5911" w:rsidRDefault="00F30925">
      <w:pPr>
        <w:pStyle w:val="ListParagraph"/>
        <w:numPr>
          <w:ilvl w:val="0"/>
          <w:numId w:val="4"/>
        </w:numPr>
        <w:spacing w:before="40" w:after="40"/>
      </w:pPr>
      <w:r>
        <w:t>NRI status confirmation</w:t>
      </w:r>
    </w:p>
    <w:p w14:paraId="5FE62E7F" w14:textId="77777777" w:rsidR="005F5911" w:rsidRDefault="00F30925">
      <w:pPr>
        <w:pStyle w:val="ListParagraph"/>
        <w:numPr>
          <w:ilvl w:val="0"/>
          <w:numId w:val="4"/>
        </w:numPr>
        <w:spacing w:before="40" w:after="40"/>
      </w:pPr>
      <w:r>
        <w:t>CKYCR check: If KYC-Compliant record found → fast-track to onboarding Step 2 (skip document upload)</w:t>
      </w:r>
    </w:p>
    <w:p w14:paraId="64F260EF" w14:textId="77777777" w:rsidR="00A8057F" w:rsidRDefault="00A8057F" w:rsidP="00A8057F">
      <w:pPr>
        <w:spacing w:before="40" w:after="40"/>
      </w:pPr>
    </w:p>
    <w:p w14:paraId="28D12F01" w14:textId="77777777" w:rsidR="00A8057F" w:rsidRDefault="00A8057F" w:rsidP="00A8057F">
      <w:pPr>
        <w:spacing w:before="40" w:after="40"/>
      </w:pPr>
    </w:p>
    <w:p w14:paraId="6942E91F" w14:textId="77777777" w:rsidR="00A8057F" w:rsidRDefault="00A8057F" w:rsidP="00A8057F">
      <w:pPr>
        <w:spacing w:before="40" w:after="40"/>
      </w:pPr>
    </w:p>
    <w:p w14:paraId="6F54A2C4" w14:textId="77777777" w:rsidR="00A8057F" w:rsidRDefault="00A8057F" w:rsidP="00A8057F">
      <w:pPr>
        <w:spacing w:before="40" w:after="40"/>
      </w:pPr>
    </w:p>
    <w:p w14:paraId="6B2E3FAA" w14:textId="77777777" w:rsidR="008A318F" w:rsidRDefault="008A318F" w:rsidP="00A8057F">
      <w:pPr>
        <w:spacing w:before="40" w:after="40"/>
      </w:pPr>
    </w:p>
    <w:p w14:paraId="1C92AF5B" w14:textId="77777777" w:rsidR="005F5911" w:rsidRDefault="005F5911">
      <w:pPr>
        <w:spacing w:before="40" w:after="40"/>
      </w:pPr>
    </w:p>
    <w:p w14:paraId="425DFB25" w14:textId="14FA63FB" w:rsidR="005F5911" w:rsidRDefault="00F30925">
      <w:pPr>
        <w:pStyle w:val="Heading2"/>
        <w:pBdr>
          <w:bottom w:val="single" w:sz="4" w:space="2" w:color="D5E8F0"/>
        </w:pBdr>
      </w:pPr>
      <w:r>
        <w:t>1</w:t>
      </w:r>
      <w:r w:rsidR="004240B1">
        <w:t>1</w:t>
      </w:r>
      <w:r>
        <w:t>.3 Onboarding &amp; KYC Journey</w:t>
      </w:r>
    </w:p>
    <w:p w14:paraId="2A78800D" w14:textId="286B887F" w:rsidR="005F5911" w:rsidRDefault="00F30925">
      <w:pPr>
        <w:pStyle w:val="Heading3"/>
      </w:pPr>
      <w:r>
        <w:t>1</w:t>
      </w:r>
      <w:r w:rsidR="004240B1">
        <w:t>1</w:t>
      </w:r>
      <w:r>
        <w:t>.3.1 Progress-Bar Guided Onboarding</w:t>
      </w:r>
    </w:p>
    <w:p w14:paraId="6BD542BE" w14:textId="77777777" w:rsidR="005F5911" w:rsidRDefault="00F30925">
      <w:pPr>
        <w:pStyle w:val="ListParagraph"/>
        <w:numPr>
          <w:ilvl w:val="0"/>
          <w:numId w:val="2"/>
        </w:numPr>
        <w:spacing w:before="40" w:after="40"/>
      </w:pPr>
      <w:r>
        <w:t>Step 1: Personal Details (name, DOB, gender, father's name)</w:t>
      </w:r>
    </w:p>
    <w:p w14:paraId="6F6E72EC" w14:textId="77777777" w:rsidR="005F5911" w:rsidRDefault="00F30925">
      <w:pPr>
        <w:pStyle w:val="ListParagraph"/>
        <w:numPr>
          <w:ilvl w:val="0"/>
          <w:numId w:val="2"/>
        </w:numPr>
        <w:spacing w:before="40" w:after="40"/>
      </w:pPr>
      <w:r>
        <w:t>Step 2: Address (Indian address if any, overseas address, country of residence)</w:t>
      </w:r>
    </w:p>
    <w:p w14:paraId="7B3BCA55" w14:textId="77777777" w:rsidR="005F5911" w:rsidRDefault="00F30925">
      <w:pPr>
        <w:pStyle w:val="ListParagraph"/>
        <w:numPr>
          <w:ilvl w:val="0"/>
          <w:numId w:val="2"/>
        </w:numPr>
        <w:spacing w:before="40" w:after="40"/>
      </w:pPr>
      <w:r>
        <w:t>Step 3: Tax Residency – FATCA/CRS declaration, TIN/GIIN entry</w:t>
      </w:r>
    </w:p>
    <w:p w14:paraId="3FCE0FCC" w14:textId="77777777" w:rsidR="005F5911" w:rsidRDefault="00F30925">
      <w:pPr>
        <w:pStyle w:val="ListParagraph"/>
        <w:numPr>
          <w:ilvl w:val="0"/>
          <w:numId w:val="2"/>
        </w:numPr>
        <w:spacing w:before="40" w:after="40"/>
      </w:pPr>
      <w:r>
        <w:t>Step 4: Bank Account linkage (NRE/NRO account – IFSC, account number, penny drop verification)</w:t>
      </w:r>
    </w:p>
    <w:p w14:paraId="5F40D4C2" w14:textId="5AAFECE0" w:rsidR="005F5911" w:rsidRDefault="00F30925">
      <w:pPr>
        <w:pStyle w:val="ListParagraph"/>
        <w:numPr>
          <w:ilvl w:val="0"/>
          <w:numId w:val="2"/>
        </w:numPr>
        <w:spacing w:before="40" w:after="40"/>
      </w:pPr>
      <w:r>
        <w:t xml:space="preserve">Step 5: KYC (CKYCR fetch fast-track OR Video </w:t>
      </w:r>
      <w:r w:rsidR="00FA6A45">
        <w:t>session for re-</w:t>
      </w:r>
      <w:r>
        <w:t>KYC – based on KYC status)</w:t>
      </w:r>
    </w:p>
    <w:p w14:paraId="552EF389" w14:textId="77777777" w:rsidR="005F5911" w:rsidRDefault="00F30925">
      <w:pPr>
        <w:pStyle w:val="ListParagraph"/>
        <w:numPr>
          <w:ilvl w:val="0"/>
          <w:numId w:val="2"/>
        </w:numPr>
        <w:spacing w:before="40" w:after="40"/>
      </w:pPr>
      <w:r>
        <w:t>Step 6: Risk Profiling questionnaire</w:t>
      </w:r>
    </w:p>
    <w:p w14:paraId="0541BF8A" w14:textId="77777777" w:rsidR="005F5911" w:rsidRDefault="00F30925">
      <w:pPr>
        <w:pStyle w:val="ListParagraph"/>
        <w:numPr>
          <w:ilvl w:val="0"/>
          <w:numId w:val="2"/>
        </w:numPr>
        <w:spacing w:before="40" w:after="40"/>
      </w:pPr>
      <w:r>
        <w:t>Step 7: Nominee details</w:t>
      </w:r>
    </w:p>
    <w:p w14:paraId="465DD2C5" w14:textId="77777777" w:rsidR="005F5911" w:rsidRDefault="00F30925">
      <w:pPr>
        <w:pStyle w:val="ListParagraph"/>
        <w:numPr>
          <w:ilvl w:val="0"/>
          <w:numId w:val="2"/>
        </w:numPr>
        <w:spacing w:before="40" w:after="40"/>
      </w:pPr>
      <w:r>
        <w:t>Step 8: Review &amp; eSign (OTP-based digital signature)</w:t>
      </w:r>
    </w:p>
    <w:p w14:paraId="186BADE7" w14:textId="77777777" w:rsidR="005F5911" w:rsidRDefault="005F5911">
      <w:pPr>
        <w:spacing w:before="40" w:after="40"/>
      </w:pPr>
    </w:p>
    <w:p w14:paraId="75FB44B1" w14:textId="43EF87F3" w:rsidR="005F5911" w:rsidRDefault="00F30925">
      <w:pPr>
        <w:pStyle w:val="Heading3"/>
      </w:pPr>
      <w:r>
        <w:t>1</w:t>
      </w:r>
      <w:r w:rsidR="004240B1">
        <w:t>1</w:t>
      </w:r>
      <w:r>
        <w:t>.3.2 Joint Account Journey</w:t>
      </w:r>
    </w:p>
    <w:p w14:paraId="438728F8" w14:textId="1922C245" w:rsidR="005F5911" w:rsidRDefault="00F30925">
      <w:pPr>
        <w:pBdr>
          <w:left w:val="single" w:sz="12" w:space="4" w:color="C55A11"/>
        </w:pBdr>
        <w:shd w:val="clear" w:color="auto" w:fill="FCE4D6"/>
        <w:spacing w:before="80" w:after="80"/>
        <w:ind w:left="180" w:right="120"/>
      </w:pPr>
      <w:r>
        <w:rPr>
          <w:sz w:val="20"/>
          <w:szCs w:val="20"/>
        </w:rPr>
        <w:t>Joint account onboarding requires KYC for both holders. Journey must be explicitly designed.</w:t>
      </w:r>
    </w:p>
    <w:p w14:paraId="333B96E0" w14:textId="77777777" w:rsidR="005F5911" w:rsidRDefault="00F30925">
      <w:pPr>
        <w:pStyle w:val="ListParagraph"/>
        <w:numPr>
          <w:ilvl w:val="0"/>
          <w:numId w:val="4"/>
        </w:numPr>
        <w:spacing w:before="40" w:after="40"/>
      </w:pPr>
      <w:r>
        <w:t>Primary holder completes individual onboarding journey above</w:t>
      </w:r>
    </w:p>
    <w:p w14:paraId="1017CE9E" w14:textId="77777777" w:rsidR="005F5911" w:rsidRDefault="00F30925">
      <w:pPr>
        <w:pStyle w:val="ListParagraph"/>
        <w:numPr>
          <w:ilvl w:val="0"/>
          <w:numId w:val="4"/>
        </w:numPr>
        <w:spacing w:before="40" w:after="40"/>
      </w:pPr>
      <w:r>
        <w:t>Primary holder adds joint holder: Name, PAN, mobile, email</w:t>
      </w:r>
    </w:p>
    <w:p w14:paraId="7C5E428F" w14:textId="77777777" w:rsidR="005F5911" w:rsidRDefault="00F30925">
      <w:pPr>
        <w:pStyle w:val="ListParagraph"/>
        <w:numPr>
          <w:ilvl w:val="0"/>
          <w:numId w:val="4"/>
        </w:numPr>
        <w:spacing w:before="40" w:after="40"/>
      </w:pPr>
      <w:r>
        <w:t>System sends joint holder invitation email with unique link</w:t>
      </w:r>
    </w:p>
    <w:p w14:paraId="472C6CDF" w14:textId="77777777" w:rsidR="005F5911" w:rsidRDefault="00F30925">
      <w:pPr>
        <w:pStyle w:val="ListParagraph"/>
        <w:numPr>
          <w:ilvl w:val="0"/>
          <w:numId w:val="4"/>
        </w:numPr>
        <w:spacing w:before="40" w:after="40"/>
      </w:pPr>
      <w:r>
        <w:t>Joint holder completes their own KYC journey on the same platform</w:t>
      </w:r>
    </w:p>
    <w:p w14:paraId="0E5989D8" w14:textId="77777777" w:rsidR="005F5911" w:rsidRDefault="00F30925">
      <w:pPr>
        <w:pStyle w:val="ListParagraph"/>
        <w:numPr>
          <w:ilvl w:val="0"/>
          <w:numId w:val="4"/>
        </w:numPr>
        <w:spacing w:before="40" w:after="40"/>
      </w:pPr>
      <w:r>
        <w:t>Mandate type selection: Either or Survivor / Anyone or Survivor / Jointly (for transactions and instructions)</w:t>
      </w:r>
    </w:p>
    <w:p w14:paraId="1C09ED5A" w14:textId="77777777" w:rsidR="005F5911" w:rsidRDefault="00F30925">
      <w:pPr>
        <w:pStyle w:val="ListParagraph"/>
        <w:numPr>
          <w:ilvl w:val="0"/>
          <w:numId w:val="4"/>
        </w:numPr>
        <w:spacing w:before="40" w:after="40"/>
      </w:pPr>
      <w:r>
        <w:t>Both holders complete eSign on joint account opening form</w:t>
      </w:r>
    </w:p>
    <w:p w14:paraId="43E34CEB" w14:textId="77777777" w:rsidR="005F5911" w:rsidRDefault="00F30925">
      <w:pPr>
        <w:pStyle w:val="ListParagraph"/>
        <w:numPr>
          <w:ilvl w:val="0"/>
          <w:numId w:val="4"/>
        </w:numPr>
        <w:spacing w:before="40" w:after="40"/>
      </w:pPr>
      <w:r>
        <w:t>Communication preference: Both holders receive all alerts; primary holder receives all reports</w:t>
      </w:r>
    </w:p>
    <w:p w14:paraId="020AA832" w14:textId="77777777" w:rsidR="005F5911" w:rsidRDefault="005F5911">
      <w:pPr>
        <w:spacing w:before="40" w:after="40"/>
      </w:pPr>
    </w:p>
    <w:p w14:paraId="6DE32AF4" w14:textId="302A61D5" w:rsidR="005F5911" w:rsidRDefault="00F30925">
      <w:pPr>
        <w:pStyle w:val="Heading3"/>
      </w:pPr>
      <w:r>
        <w:t>1</w:t>
      </w:r>
      <w:r w:rsidR="004240B1">
        <w:t>1</w:t>
      </w:r>
      <w:r>
        <w:t>.3.3 KYC Re-Validation Journey</w:t>
      </w:r>
    </w:p>
    <w:p w14:paraId="3EF3B39A" w14:textId="486F443B" w:rsidR="005F5911" w:rsidRDefault="00F30925">
      <w:pPr>
        <w:pBdr>
          <w:left w:val="single" w:sz="12" w:space="4" w:color="C55A11"/>
        </w:pBdr>
        <w:shd w:val="clear" w:color="auto" w:fill="FCE4D6"/>
        <w:spacing w:before="80" w:after="80"/>
        <w:ind w:left="180" w:right="120"/>
      </w:pPr>
      <w:r>
        <w:rPr>
          <w:sz w:val="20"/>
          <w:szCs w:val="20"/>
        </w:rPr>
        <w:t>Triggered automatically when document expiry is detected or when NRI changes country of residence.</w:t>
      </w:r>
    </w:p>
    <w:p w14:paraId="263DE726" w14:textId="77777777" w:rsidR="005F5911" w:rsidRDefault="00F30925">
      <w:pPr>
        <w:pStyle w:val="ListParagraph"/>
        <w:numPr>
          <w:ilvl w:val="0"/>
          <w:numId w:val="4"/>
        </w:numPr>
        <w:spacing w:before="40" w:after="40"/>
      </w:pPr>
      <w:r>
        <w:t>System detects document expiry (passport, visa) 90 days before expiry date</w:t>
      </w:r>
    </w:p>
    <w:p w14:paraId="2FD96C3B" w14:textId="77777777" w:rsidR="005F5911" w:rsidRDefault="00F30925">
      <w:pPr>
        <w:pStyle w:val="ListParagraph"/>
        <w:numPr>
          <w:ilvl w:val="0"/>
          <w:numId w:val="4"/>
        </w:numPr>
        <w:spacing w:before="40" w:after="40"/>
      </w:pPr>
      <w:r>
        <w:t>Proactive notification to NRI: "Your passport expires on [date]. Please update your KYC documents."</w:t>
      </w:r>
    </w:p>
    <w:p w14:paraId="4319DB97" w14:textId="77777777" w:rsidR="005F5911" w:rsidRDefault="00F30925">
      <w:pPr>
        <w:pStyle w:val="ListParagraph"/>
        <w:numPr>
          <w:ilvl w:val="0"/>
          <w:numId w:val="4"/>
        </w:numPr>
        <w:spacing w:before="40" w:after="40"/>
      </w:pPr>
      <w:r>
        <w:t>NRI uploads updated documents via app</w:t>
      </w:r>
    </w:p>
    <w:p w14:paraId="520A069F" w14:textId="77777777" w:rsidR="005F5911" w:rsidRDefault="00F30925">
      <w:pPr>
        <w:pStyle w:val="ListParagraph"/>
        <w:numPr>
          <w:ilvl w:val="0"/>
          <w:numId w:val="4"/>
        </w:numPr>
        <w:spacing w:before="40" w:after="40"/>
      </w:pPr>
      <w:r>
        <w:t>Compliance team reviews and approves (SLA: 2 business days)</w:t>
      </w:r>
    </w:p>
    <w:p w14:paraId="65ACE8A3" w14:textId="77777777" w:rsidR="005F5911" w:rsidRDefault="00F30925">
      <w:pPr>
        <w:pStyle w:val="ListParagraph"/>
        <w:numPr>
          <w:ilvl w:val="0"/>
          <w:numId w:val="4"/>
        </w:numPr>
        <w:spacing w:before="40" w:after="40"/>
      </w:pPr>
      <w:r>
        <w:t>If country of residence changes: Full FATCA/CRS re-declaration required; NRE/NRO account re-assessment triggered</w:t>
      </w:r>
    </w:p>
    <w:p w14:paraId="35659E1E" w14:textId="77777777" w:rsidR="005F5911" w:rsidRDefault="00F30925">
      <w:pPr>
        <w:pStyle w:val="ListParagraph"/>
        <w:numPr>
          <w:ilvl w:val="0"/>
          <w:numId w:val="4"/>
        </w:numPr>
        <w:spacing w:before="40" w:after="40"/>
      </w:pPr>
      <w:r>
        <w:t>During re-KYC: Redemptions permitted; new purchases restricted until re-KYC approved</w:t>
      </w:r>
    </w:p>
    <w:p w14:paraId="166FA3C4" w14:textId="77777777" w:rsidR="005F5911" w:rsidRDefault="005F5911">
      <w:pPr>
        <w:spacing w:before="40" w:after="40"/>
      </w:pPr>
    </w:p>
    <w:p w14:paraId="53EA58E3" w14:textId="1A31E7BE" w:rsidR="005F5911" w:rsidRDefault="00F30925">
      <w:pPr>
        <w:pStyle w:val="Heading2"/>
        <w:pBdr>
          <w:bottom w:val="single" w:sz="4" w:space="2" w:color="D5E8F0"/>
        </w:pBdr>
      </w:pPr>
      <w:r>
        <w:t>1</w:t>
      </w:r>
      <w:r w:rsidR="004240B1">
        <w:t>1</w:t>
      </w:r>
      <w:r>
        <w:t>.4 Investment Journeys</w:t>
      </w:r>
    </w:p>
    <w:p w14:paraId="6060EFA1" w14:textId="57FD13AB" w:rsidR="005F5911" w:rsidRDefault="00F30925">
      <w:pPr>
        <w:pStyle w:val="Heading3"/>
      </w:pPr>
      <w:r>
        <w:t>1</w:t>
      </w:r>
      <w:r w:rsidR="004240B1">
        <w:t>1</w:t>
      </w:r>
      <w:r>
        <w:t>.4.1 First Investment (Lumpsum)</w:t>
      </w:r>
    </w:p>
    <w:p w14:paraId="01D5D44D" w14:textId="77777777" w:rsidR="005F5911" w:rsidRDefault="00F30925">
      <w:pPr>
        <w:pStyle w:val="ListParagraph"/>
        <w:numPr>
          <w:ilvl w:val="0"/>
          <w:numId w:val="4"/>
        </w:numPr>
        <w:spacing w:before="40" w:after="40"/>
      </w:pPr>
      <w:r>
        <w:t>Home Dashboard → "Invest Now" or "Explore Funds"</w:t>
      </w:r>
    </w:p>
    <w:p w14:paraId="033E352A" w14:textId="77777777" w:rsidR="005F5911" w:rsidRDefault="00F30925">
      <w:pPr>
        <w:pStyle w:val="ListParagraph"/>
        <w:numPr>
          <w:ilvl w:val="0"/>
          <w:numId w:val="4"/>
        </w:numPr>
        <w:spacing w:before="40" w:after="40"/>
      </w:pPr>
      <w:r>
        <w:t>Scheme discovery with filters (category, AMC, risk level, NRI eligible)</w:t>
      </w:r>
    </w:p>
    <w:p w14:paraId="048A3FAA" w14:textId="77777777" w:rsidR="005F5911" w:rsidRDefault="00F30925">
      <w:pPr>
        <w:pStyle w:val="ListParagraph"/>
        <w:numPr>
          <w:ilvl w:val="0"/>
          <w:numId w:val="4"/>
        </w:numPr>
        <w:spacing w:before="40" w:after="40"/>
      </w:pPr>
      <w:r>
        <w:t>Scheme detail page → "Invest"</w:t>
      </w:r>
    </w:p>
    <w:p w14:paraId="46B91819" w14:textId="77777777" w:rsidR="005F5911" w:rsidRDefault="00F30925">
      <w:pPr>
        <w:pStyle w:val="ListParagraph"/>
        <w:numPr>
          <w:ilvl w:val="0"/>
          <w:numId w:val="4"/>
        </w:numPr>
        <w:spacing w:before="40" w:after="40"/>
      </w:pPr>
      <w:r>
        <w:t>Select investment type: Lumpsum</w:t>
      </w:r>
    </w:p>
    <w:p w14:paraId="45DE43E6" w14:textId="77777777" w:rsidR="005F5911" w:rsidRDefault="00F30925">
      <w:pPr>
        <w:pStyle w:val="ListParagraph"/>
        <w:numPr>
          <w:ilvl w:val="0"/>
          <w:numId w:val="4"/>
        </w:numPr>
        <w:spacing w:before="40" w:after="40"/>
      </w:pPr>
      <w:r>
        <w:t>Select bank account: NRE or NRO (with repatriability explanation)</w:t>
      </w:r>
    </w:p>
    <w:p w14:paraId="7ADF9FD9" w14:textId="77777777" w:rsidR="005F5911" w:rsidRDefault="00F30925">
      <w:pPr>
        <w:pStyle w:val="ListParagraph"/>
        <w:numPr>
          <w:ilvl w:val="0"/>
          <w:numId w:val="4"/>
        </w:numPr>
        <w:spacing w:before="40" w:after="40"/>
      </w:pPr>
      <w:r>
        <w:t>Enter amount (minimum amount validation; NAV cut-off time displayed in IST + local time)</w:t>
      </w:r>
    </w:p>
    <w:p w14:paraId="70044B1B" w14:textId="77777777" w:rsidR="005F5911" w:rsidRDefault="00F30925">
      <w:pPr>
        <w:pStyle w:val="ListParagraph"/>
        <w:numPr>
          <w:ilvl w:val="0"/>
          <w:numId w:val="4"/>
        </w:numPr>
        <w:spacing w:before="40" w:after="40"/>
      </w:pPr>
      <w:r>
        <w:t>Review order summary (amount, estimated units, NAV applicable, TDS note if NRO)</w:t>
      </w:r>
    </w:p>
    <w:p w14:paraId="6FC22DA3" w14:textId="77777777" w:rsidR="005F5911" w:rsidRDefault="00F30925">
      <w:pPr>
        <w:pStyle w:val="ListParagraph"/>
        <w:numPr>
          <w:ilvl w:val="0"/>
          <w:numId w:val="4"/>
        </w:numPr>
        <w:spacing w:before="40" w:after="40"/>
      </w:pPr>
      <w:r>
        <w:t>Payment: Net Banking / UPI</w:t>
      </w:r>
    </w:p>
    <w:p w14:paraId="075DB689" w14:textId="77777777" w:rsidR="005F5911" w:rsidRDefault="00F30925">
      <w:pPr>
        <w:pStyle w:val="ListParagraph"/>
        <w:numPr>
          <w:ilvl w:val="0"/>
          <w:numId w:val="4"/>
        </w:numPr>
        <w:spacing w:before="40" w:after="40"/>
      </w:pPr>
      <w:r>
        <w:t>Order confirmation screen with order ID and expected unit allotment date</w:t>
      </w:r>
    </w:p>
    <w:p w14:paraId="31306409" w14:textId="77777777" w:rsidR="005F5911" w:rsidRDefault="00F30925">
      <w:pPr>
        <w:pStyle w:val="ListParagraph"/>
        <w:numPr>
          <w:ilvl w:val="0"/>
          <w:numId w:val="4"/>
        </w:numPr>
        <w:spacing w:before="40" w:after="40"/>
      </w:pPr>
      <w:r>
        <w:t>Push notification + email confirmation</w:t>
      </w:r>
    </w:p>
    <w:p w14:paraId="287A84F0" w14:textId="77777777" w:rsidR="005F5911" w:rsidRDefault="005F5911">
      <w:pPr>
        <w:spacing w:before="40" w:after="40"/>
      </w:pPr>
    </w:p>
    <w:p w14:paraId="7F4AB297" w14:textId="4C37DCDC" w:rsidR="005F5911" w:rsidRDefault="00F30925">
      <w:pPr>
        <w:pStyle w:val="Heading3"/>
      </w:pPr>
      <w:r>
        <w:t>1</w:t>
      </w:r>
      <w:r w:rsidR="004240B1">
        <w:t>1</w:t>
      </w:r>
      <w:r>
        <w:t>.4.2 SIP Setup Journey</w:t>
      </w:r>
    </w:p>
    <w:p w14:paraId="6FB24F07" w14:textId="77777777" w:rsidR="005F5911" w:rsidRDefault="00F30925">
      <w:pPr>
        <w:pStyle w:val="ListParagraph"/>
        <w:numPr>
          <w:ilvl w:val="0"/>
          <w:numId w:val="4"/>
        </w:numPr>
        <w:spacing w:before="40" w:after="40"/>
      </w:pPr>
      <w:r>
        <w:t>Select SIP from investment type options on scheme page</w:t>
      </w:r>
    </w:p>
    <w:p w14:paraId="268EA945" w14:textId="77777777" w:rsidR="005F5911" w:rsidRDefault="00F30925">
      <w:pPr>
        <w:pStyle w:val="ListParagraph"/>
        <w:numPr>
          <w:ilvl w:val="0"/>
          <w:numId w:val="4"/>
        </w:numPr>
        <w:spacing w:before="40" w:after="40"/>
      </w:pPr>
      <w:r>
        <w:t>Enter SIP amount (minimum SIP amount validation)</w:t>
      </w:r>
    </w:p>
    <w:p w14:paraId="4A007AEE" w14:textId="77777777" w:rsidR="005F5911" w:rsidRDefault="00F30925">
      <w:pPr>
        <w:pStyle w:val="ListParagraph"/>
        <w:numPr>
          <w:ilvl w:val="0"/>
          <w:numId w:val="4"/>
        </w:numPr>
        <w:spacing w:before="40" w:after="40"/>
      </w:pPr>
      <w:r>
        <w:t>Select SIP date and frequency (Monthly / Quarterly)</w:t>
      </w:r>
    </w:p>
    <w:p w14:paraId="0F78E584" w14:textId="77777777" w:rsidR="005F5911" w:rsidRDefault="00F30925">
      <w:pPr>
        <w:pStyle w:val="ListParagraph"/>
        <w:numPr>
          <w:ilvl w:val="0"/>
          <w:numId w:val="4"/>
        </w:numPr>
        <w:spacing w:before="40" w:after="40"/>
      </w:pPr>
      <w:r>
        <w:t>Select bank account (NRE / NRO)</w:t>
      </w:r>
    </w:p>
    <w:p w14:paraId="2C099F65" w14:textId="77777777" w:rsidR="005F5911" w:rsidRDefault="00F30925">
      <w:pPr>
        <w:pStyle w:val="ListParagraph"/>
        <w:numPr>
          <w:ilvl w:val="0"/>
          <w:numId w:val="4"/>
        </w:numPr>
        <w:spacing w:before="40" w:after="40"/>
      </w:pPr>
      <w:r>
        <w:t>Mandate setup: eNACH (auto-debit mandate) or UPI AutoPay</w:t>
      </w:r>
    </w:p>
    <w:p w14:paraId="0834A024" w14:textId="77777777" w:rsidR="005F5911" w:rsidRDefault="00F30925">
      <w:pPr>
        <w:pStyle w:val="ListParagraph"/>
        <w:numPr>
          <w:ilvl w:val="0"/>
          <w:numId w:val="4"/>
        </w:numPr>
        <w:spacing w:before="40" w:after="40"/>
      </w:pPr>
      <w:r>
        <w:t>eNACH: Bank selection → redirect to bank net banking for mandate approval → return to platform</w:t>
      </w:r>
    </w:p>
    <w:p w14:paraId="65F02C43" w14:textId="77777777" w:rsidR="005F5911" w:rsidRDefault="00F30925">
      <w:pPr>
        <w:pStyle w:val="ListParagraph"/>
        <w:numPr>
          <w:ilvl w:val="0"/>
          <w:numId w:val="4"/>
        </w:numPr>
        <w:spacing w:before="40" w:after="40"/>
      </w:pPr>
      <w:r>
        <w:t>Mandate confirmation pending (typically 1-3 business days)</w:t>
      </w:r>
    </w:p>
    <w:p w14:paraId="49DF0678" w14:textId="77777777" w:rsidR="005F5911" w:rsidRDefault="00F30925">
      <w:pPr>
        <w:pStyle w:val="ListParagraph"/>
        <w:numPr>
          <w:ilvl w:val="0"/>
          <w:numId w:val="4"/>
        </w:numPr>
        <w:spacing w:before="40" w:after="40"/>
      </w:pPr>
      <w:r>
        <w:t>SIP activation confirmation once mandate approved</w:t>
      </w:r>
    </w:p>
    <w:p w14:paraId="0C07F44D" w14:textId="77777777" w:rsidR="005F5911" w:rsidRDefault="00F30925">
      <w:pPr>
        <w:pStyle w:val="ListParagraph"/>
        <w:numPr>
          <w:ilvl w:val="0"/>
          <w:numId w:val="4"/>
        </w:numPr>
        <w:spacing w:before="40" w:after="40"/>
      </w:pPr>
      <w:r>
        <w:t>First SIP debit on selected SIP date</w:t>
      </w:r>
    </w:p>
    <w:p w14:paraId="2833E51F" w14:textId="77777777" w:rsidR="005F5911" w:rsidRDefault="005F5911">
      <w:pPr>
        <w:spacing w:before="40" w:after="40"/>
      </w:pPr>
    </w:p>
    <w:p w14:paraId="69E9A41C" w14:textId="41A548B6" w:rsidR="005F5911" w:rsidRDefault="00F30925">
      <w:pPr>
        <w:pStyle w:val="Heading3"/>
      </w:pPr>
      <w:r>
        <w:t>1</w:t>
      </w:r>
      <w:r w:rsidR="00415646">
        <w:t>1</w:t>
      </w:r>
      <w:r>
        <w:t>.4.3 Redemption Journey</w:t>
      </w:r>
    </w:p>
    <w:p w14:paraId="4349BBCF" w14:textId="77777777" w:rsidR="005F5911" w:rsidRDefault="00F30925">
      <w:pPr>
        <w:pStyle w:val="ListParagraph"/>
        <w:numPr>
          <w:ilvl w:val="0"/>
          <w:numId w:val="4"/>
        </w:numPr>
        <w:spacing w:before="40" w:after="40"/>
      </w:pPr>
      <w:r>
        <w:t>Portfolio → Select scheme → Redeem</w:t>
      </w:r>
    </w:p>
    <w:p w14:paraId="7EB6D4C7" w14:textId="77777777" w:rsidR="005F5911" w:rsidRDefault="00F30925">
      <w:pPr>
        <w:pStyle w:val="ListParagraph"/>
        <w:numPr>
          <w:ilvl w:val="0"/>
          <w:numId w:val="4"/>
        </w:numPr>
        <w:spacing w:before="40" w:after="40"/>
      </w:pPr>
      <w:r>
        <w:t>Select redemption type: Full or Partial (amount or units)</w:t>
      </w:r>
    </w:p>
    <w:p w14:paraId="470DDBAA" w14:textId="77777777" w:rsidR="005F5911" w:rsidRDefault="00F30925">
      <w:pPr>
        <w:pStyle w:val="ListParagraph"/>
        <w:numPr>
          <w:ilvl w:val="0"/>
          <w:numId w:val="4"/>
        </w:numPr>
        <w:spacing w:before="40" w:after="40"/>
      </w:pPr>
      <w:r>
        <w:t>Account confirmation: NRE or NRO (auto-tagged; display repatriation note)</w:t>
      </w:r>
    </w:p>
    <w:p w14:paraId="79B0EEE2" w14:textId="77777777" w:rsidR="005F5911" w:rsidRDefault="00F30925">
      <w:pPr>
        <w:pStyle w:val="ListParagraph"/>
        <w:numPr>
          <w:ilvl w:val="0"/>
          <w:numId w:val="4"/>
        </w:numPr>
        <w:spacing w:before="40" w:after="40"/>
      </w:pPr>
      <w:r>
        <w:t>Pre-redemption tax display: Estimated TDS (at standard rate and DTAA rate if applicable), estimated net proceeds</w:t>
      </w:r>
    </w:p>
    <w:p w14:paraId="13C9440C" w14:textId="77777777" w:rsidR="005F5911" w:rsidRDefault="00F30925">
      <w:pPr>
        <w:pStyle w:val="ListParagraph"/>
        <w:numPr>
          <w:ilvl w:val="0"/>
          <w:numId w:val="4"/>
        </w:numPr>
        <w:spacing w:before="40" w:after="40"/>
      </w:pPr>
      <w:r>
        <w:t>NRO redemption: If cumulative repatriation approaches USD 1M, display warning and Form 15CA/15CB guidance</w:t>
      </w:r>
    </w:p>
    <w:p w14:paraId="2B444239" w14:textId="77777777" w:rsidR="005F5911" w:rsidRDefault="00F30925">
      <w:pPr>
        <w:pStyle w:val="ListParagraph"/>
        <w:numPr>
          <w:ilvl w:val="0"/>
          <w:numId w:val="4"/>
        </w:numPr>
        <w:spacing w:before="40" w:after="40"/>
      </w:pPr>
      <w:r>
        <w:t>Settlement timeline display: T+1 (equity) or T+2/T+3 (debt) business days</w:t>
      </w:r>
    </w:p>
    <w:p w14:paraId="74AD5195" w14:textId="77777777" w:rsidR="005F5911" w:rsidRDefault="00F30925">
      <w:pPr>
        <w:pStyle w:val="ListParagraph"/>
        <w:numPr>
          <w:ilvl w:val="0"/>
          <w:numId w:val="4"/>
        </w:numPr>
        <w:spacing w:before="40" w:after="40"/>
      </w:pPr>
      <w:r>
        <w:t>Review order → OTP confirmation → Order placed</w:t>
      </w:r>
    </w:p>
    <w:p w14:paraId="381FA8E8" w14:textId="77777777" w:rsidR="005F5911" w:rsidRDefault="00F30925">
      <w:pPr>
        <w:pStyle w:val="ListParagraph"/>
        <w:numPr>
          <w:ilvl w:val="0"/>
          <w:numId w:val="4"/>
        </w:numPr>
        <w:spacing w:before="40" w:after="40"/>
      </w:pPr>
      <w:r>
        <w:t>Confirmation with expected payout date to bank account</w:t>
      </w:r>
    </w:p>
    <w:p w14:paraId="319F95CA" w14:textId="77777777" w:rsidR="005F5911" w:rsidRDefault="005F5911">
      <w:pPr>
        <w:spacing w:before="40" w:after="40"/>
      </w:pPr>
    </w:p>
    <w:p w14:paraId="52422120" w14:textId="3407BC30" w:rsidR="005F5911" w:rsidRDefault="00F30925">
      <w:pPr>
        <w:pStyle w:val="Heading3"/>
      </w:pPr>
      <w:r>
        <w:t>1</w:t>
      </w:r>
      <w:r w:rsidR="00415646">
        <w:t>1</w:t>
      </w:r>
      <w:r>
        <w:t>.4.4 DTAA Benefits Journey</w:t>
      </w:r>
    </w:p>
    <w:p w14:paraId="4DFDB20C" w14:textId="144918EA" w:rsidR="005F5911" w:rsidRDefault="00F30925">
      <w:pPr>
        <w:pBdr>
          <w:left w:val="single" w:sz="12" w:space="4" w:color="C55A11"/>
        </w:pBdr>
        <w:shd w:val="clear" w:color="auto" w:fill="FCE4D6"/>
        <w:spacing w:before="80" w:after="80"/>
        <w:ind w:left="180" w:right="120"/>
      </w:pPr>
      <w:r>
        <w:rPr>
          <w:sz w:val="20"/>
          <w:szCs w:val="20"/>
        </w:rPr>
        <w:t>High-value feature for UAE, Singapore, UK, and Australia NRIs.</w:t>
      </w:r>
    </w:p>
    <w:p w14:paraId="18A46601" w14:textId="77777777" w:rsidR="005F5911" w:rsidRDefault="00F30925">
      <w:pPr>
        <w:pStyle w:val="ListParagraph"/>
        <w:numPr>
          <w:ilvl w:val="0"/>
          <w:numId w:val="4"/>
        </w:numPr>
        <w:spacing w:before="40" w:after="40"/>
      </w:pPr>
      <w:r>
        <w:t>Portfolio Dashboard → "Tax Benefits" tab → "DTAA Benefits"</w:t>
      </w:r>
    </w:p>
    <w:p w14:paraId="75EA0090" w14:textId="77777777" w:rsidR="005F5911" w:rsidRDefault="00F30925">
      <w:pPr>
        <w:pStyle w:val="ListParagraph"/>
        <w:numPr>
          <w:ilvl w:val="0"/>
          <w:numId w:val="4"/>
        </w:numPr>
        <w:spacing w:before="40" w:after="40"/>
      </w:pPr>
      <w:r>
        <w:t>System checks country of residence: If DTAA country, prompt to activate benefit</w:t>
      </w:r>
    </w:p>
    <w:p w14:paraId="2D248A1A" w14:textId="77777777" w:rsidR="005F5911" w:rsidRDefault="00F30925">
      <w:pPr>
        <w:pStyle w:val="ListParagraph"/>
        <w:numPr>
          <w:ilvl w:val="0"/>
          <w:numId w:val="4"/>
        </w:numPr>
        <w:spacing w:before="40" w:after="40"/>
      </w:pPr>
      <w:r>
        <w:t>Explain benefit: Display estimated tax saving based on current holdings and DTAA rate</w:t>
      </w:r>
    </w:p>
    <w:p w14:paraId="6DD2CF99" w14:textId="77777777" w:rsidR="005F5911" w:rsidRDefault="00F30925">
      <w:pPr>
        <w:pStyle w:val="ListParagraph"/>
        <w:numPr>
          <w:ilvl w:val="0"/>
          <w:numId w:val="4"/>
        </w:numPr>
        <w:spacing w:before="40" w:after="40"/>
      </w:pPr>
      <w:r>
        <w:t>Upload TRC: PDF, current year, with validity period clearly shown</w:t>
      </w:r>
    </w:p>
    <w:p w14:paraId="4B731DB6" w14:textId="77777777" w:rsidR="005F5911" w:rsidRDefault="00F30925">
      <w:pPr>
        <w:pStyle w:val="ListParagraph"/>
        <w:numPr>
          <w:ilvl w:val="0"/>
          <w:numId w:val="4"/>
        </w:numPr>
        <w:spacing w:before="40" w:after="40"/>
      </w:pPr>
      <w:r>
        <w:t>Fill / upload Form 10F (pre-filled draft available for download, fill, and re-upload)</w:t>
      </w:r>
    </w:p>
    <w:p w14:paraId="1A47B625" w14:textId="77777777" w:rsidR="005F5911" w:rsidRDefault="00F30925">
      <w:pPr>
        <w:pStyle w:val="ListParagraph"/>
        <w:numPr>
          <w:ilvl w:val="0"/>
          <w:numId w:val="4"/>
        </w:numPr>
        <w:spacing w:before="40" w:after="40"/>
      </w:pPr>
      <w:r>
        <w:t>Compliance review: Documents reviewed and approved within 2 business days</w:t>
      </w:r>
    </w:p>
    <w:p w14:paraId="4C2379EA" w14:textId="77777777" w:rsidR="005F5911" w:rsidRDefault="00F30925">
      <w:pPr>
        <w:pStyle w:val="ListParagraph"/>
        <w:numPr>
          <w:ilvl w:val="0"/>
          <w:numId w:val="4"/>
        </w:numPr>
        <w:spacing w:before="40" w:after="40"/>
      </w:pPr>
      <w:r>
        <w:t>On approval: Treaty rates automatically applied to all future redemptions</w:t>
      </w:r>
    </w:p>
    <w:p w14:paraId="0808E2FF" w14:textId="77777777" w:rsidR="005F5911" w:rsidRDefault="00F30925">
      <w:pPr>
        <w:pStyle w:val="ListParagraph"/>
        <w:numPr>
          <w:ilvl w:val="0"/>
          <w:numId w:val="4"/>
        </w:numPr>
        <w:spacing w:before="40" w:after="40"/>
      </w:pPr>
      <w:r>
        <w:t>Dashboard shows: "DTAA Active – Treaty Rate Applied – Tax Saved this FY: Rs XXXX"</w:t>
      </w:r>
    </w:p>
    <w:p w14:paraId="57F91412" w14:textId="77777777" w:rsidR="005F5911" w:rsidRDefault="00F30925">
      <w:pPr>
        <w:pStyle w:val="ListParagraph"/>
        <w:numPr>
          <w:ilvl w:val="0"/>
          <w:numId w:val="4"/>
        </w:numPr>
        <w:spacing w:before="40" w:after="40"/>
      </w:pPr>
      <w:r>
        <w:t>60-day renewal reminder triggered before TRC expiry</w:t>
      </w:r>
    </w:p>
    <w:p w14:paraId="5F656A71" w14:textId="77777777" w:rsidR="00061CF3" w:rsidRDefault="00061CF3" w:rsidP="00BE0E97">
      <w:pPr>
        <w:pStyle w:val="ListParagraph"/>
        <w:spacing w:before="40" w:after="40"/>
        <w:ind w:left="600"/>
      </w:pPr>
    </w:p>
    <w:p w14:paraId="0983E2AA" w14:textId="77777777" w:rsidR="005F5911" w:rsidRDefault="005F5911">
      <w:pPr>
        <w:spacing w:before="40" w:after="40"/>
      </w:pPr>
    </w:p>
    <w:p w14:paraId="239B4B5B" w14:textId="68E9927D" w:rsidR="005F5911" w:rsidRDefault="00F30925">
      <w:pPr>
        <w:pStyle w:val="Heading3"/>
      </w:pPr>
      <w:r>
        <w:t>1</w:t>
      </w:r>
      <w:r w:rsidR="003D5B29">
        <w:t>1</w:t>
      </w:r>
      <w:r>
        <w:t>.4.5 Repatriation Planning Journey</w:t>
      </w:r>
    </w:p>
    <w:p w14:paraId="17A6B35C" w14:textId="3D124173" w:rsidR="005F5911" w:rsidRDefault="00F30925">
      <w:pPr>
        <w:pBdr>
          <w:left w:val="single" w:sz="12" w:space="4" w:color="C55A11"/>
        </w:pBdr>
        <w:shd w:val="clear" w:color="auto" w:fill="FCE4D6"/>
        <w:spacing w:before="80" w:after="80"/>
        <w:ind w:left="180" w:right="120"/>
      </w:pPr>
      <w:r>
        <w:rPr>
          <w:sz w:val="20"/>
          <w:szCs w:val="20"/>
        </w:rPr>
        <w:t>Highly differentiated – no competitor offers this end-to-end repatriation view.</w:t>
      </w:r>
    </w:p>
    <w:p w14:paraId="713B86F8" w14:textId="77777777" w:rsidR="005F5911" w:rsidRDefault="00F30925">
      <w:pPr>
        <w:pStyle w:val="ListParagraph"/>
        <w:numPr>
          <w:ilvl w:val="0"/>
          <w:numId w:val="4"/>
        </w:numPr>
        <w:spacing w:before="40" w:after="40"/>
      </w:pPr>
      <w:r>
        <w:t>Portfolio → Reports → "Repatriation Planner"</w:t>
      </w:r>
    </w:p>
    <w:p w14:paraId="13B5BAED" w14:textId="77777777" w:rsidR="005F5911" w:rsidRDefault="00F30925">
      <w:pPr>
        <w:pStyle w:val="ListParagraph"/>
        <w:numPr>
          <w:ilvl w:val="0"/>
          <w:numId w:val="4"/>
        </w:numPr>
        <w:spacing w:before="40" w:after="40"/>
      </w:pPr>
      <w:r>
        <w:t>Display: Current FY repatriated amount (from NRO) vs USD 1M limit</w:t>
      </w:r>
    </w:p>
    <w:p w14:paraId="3DD0E00D" w14:textId="77777777" w:rsidR="005F5911" w:rsidRDefault="00F30925">
      <w:pPr>
        <w:pStyle w:val="ListParagraph"/>
        <w:numPr>
          <w:ilvl w:val="0"/>
          <w:numId w:val="4"/>
        </w:numPr>
        <w:spacing w:before="40" w:after="40"/>
      </w:pPr>
      <w:r>
        <w:t>Enter desired repatriation amount</w:t>
      </w:r>
    </w:p>
    <w:p w14:paraId="11303748" w14:textId="77777777" w:rsidR="005F5911" w:rsidRDefault="00F30925">
      <w:pPr>
        <w:pStyle w:val="ListParagraph"/>
        <w:numPr>
          <w:ilvl w:val="0"/>
          <w:numId w:val="4"/>
        </w:numPr>
        <w:spacing w:before="40" w:after="40"/>
      </w:pPr>
      <w:r>
        <w:t>System calculates: TDS applicable (with / without DTAA), net proceeds, remaining annual limit</w:t>
      </w:r>
    </w:p>
    <w:p w14:paraId="01C56F7F" w14:textId="77777777" w:rsidR="005F5911" w:rsidRDefault="00F30925">
      <w:pPr>
        <w:pStyle w:val="ListParagraph"/>
        <w:numPr>
          <w:ilvl w:val="0"/>
          <w:numId w:val="4"/>
        </w:numPr>
        <w:spacing w:before="40" w:after="40"/>
      </w:pPr>
      <w:r>
        <w:t>If &gt; USD 1M limit: Display Form 15CB requirement, estimated CA fee, and CA empanelment option (Phase 2)</w:t>
      </w:r>
    </w:p>
    <w:p w14:paraId="0E53004E" w14:textId="77777777" w:rsidR="005F5911" w:rsidRDefault="00F30925">
      <w:pPr>
        <w:pStyle w:val="ListParagraph"/>
        <w:numPr>
          <w:ilvl w:val="0"/>
          <w:numId w:val="4"/>
        </w:numPr>
        <w:spacing w:before="40" w:after="40"/>
      </w:pPr>
      <w:r>
        <w:t>Display: Optimal repatriation strategy (e.g., split across 2 financial years to stay within limit)</w:t>
      </w:r>
    </w:p>
    <w:p w14:paraId="213F676A" w14:textId="77777777" w:rsidR="005F5911" w:rsidRDefault="00F30925">
      <w:pPr>
        <w:pStyle w:val="ListParagraph"/>
        <w:numPr>
          <w:ilvl w:val="0"/>
          <w:numId w:val="4"/>
        </w:numPr>
        <w:spacing w:before="40" w:after="40"/>
      </w:pPr>
      <w:r>
        <w:t>One-click initiation: Proceed to redemption with pre-filled amount</w:t>
      </w:r>
    </w:p>
    <w:p w14:paraId="186F0508" w14:textId="77777777" w:rsidR="005F5911" w:rsidRDefault="005F5911">
      <w:pPr>
        <w:spacing w:before="40" w:after="40"/>
      </w:pPr>
    </w:p>
    <w:p w14:paraId="7620CE3B" w14:textId="660E9292" w:rsidR="005F5911" w:rsidRDefault="00F30925">
      <w:pPr>
        <w:pStyle w:val="Heading2"/>
        <w:pBdr>
          <w:bottom w:val="single" w:sz="4" w:space="2" w:color="D5E8F0"/>
        </w:pBdr>
      </w:pPr>
      <w:r>
        <w:t>1</w:t>
      </w:r>
      <w:r w:rsidR="003D5B29">
        <w:t>1</w:t>
      </w:r>
      <w:r>
        <w:t>.5 Portfolio &amp; Reporting Journey</w:t>
      </w:r>
    </w:p>
    <w:p w14:paraId="6394B4D4" w14:textId="77777777" w:rsidR="005F5911" w:rsidRDefault="00F30925">
      <w:pPr>
        <w:pStyle w:val="ListParagraph"/>
        <w:numPr>
          <w:ilvl w:val="0"/>
          <w:numId w:val="2"/>
        </w:numPr>
        <w:spacing w:before="40" w:after="40"/>
      </w:pPr>
      <w:r>
        <w:t>Home → Portfolio tab: Summary view (total value, NRE/NRO split, XIRR, day change)</w:t>
      </w:r>
    </w:p>
    <w:p w14:paraId="5AEA0B8C" w14:textId="77777777" w:rsidR="005F5911" w:rsidRDefault="00F30925">
      <w:pPr>
        <w:pStyle w:val="ListParagraph"/>
        <w:numPr>
          <w:ilvl w:val="0"/>
          <w:numId w:val="2"/>
        </w:numPr>
        <w:spacing w:before="40" w:after="40"/>
      </w:pPr>
      <w:r>
        <w:t>Drill-down to scheme level: Units, NAV, cost, current value, gain/loss, holding period</w:t>
      </w:r>
    </w:p>
    <w:p w14:paraId="5FC9CE3A" w14:textId="77777777" w:rsidR="005F5911" w:rsidRDefault="00F30925">
      <w:pPr>
        <w:pStyle w:val="ListParagraph"/>
        <w:numPr>
          <w:ilvl w:val="0"/>
          <w:numId w:val="2"/>
        </w:numPr>
        <w:spacing w:before="40" w:after="40"/>
      </w:pPr>
      <w:r>
        <w:t>Drill-down to transaction level: All transactions per scheme with dates, NAV, and TDS applied</w:t>
      </w:r>
    </w:p>
    <w:p w14:paraId="5BF97523" w14:textId="77777777" w:rsidR="005F5911" w:rsidRDefault="00F30925">
      <w:pPr>
        <w:pStyle w:val="ListParagraph"/>
        <w:numPr>
          <w:ilvl w:val="0"/>
          <w:numId w:val="2"/>
        </w:numPr>
        <w:spacing w:before="40" w:after="40"/>
      </w:pPr>
      <w:r>
        <w:t>Reports menu:</w:t>
      </w:r>
    </w:p>
    <w:p w14:paraId="0C0FB967" w14:textId="77777777" w:rsidR="005F5911" w:rsidRDefault="00F30925">
      <w:pPr>
        <w:pStyle w:val="ListParagraph"/>
        <w:numPr>
          <w:ilvl w:val="1"/>
          <w:numId w:val="2"/>
        </w:numPr>
        <w:spacing w:before="40" w:after="40"/>
      </w:pPr>
      <w:r>
        <w:t>Transaction Report: Filterable by date range, NRE/NRO, scheme – PDF/Excel download</w:t>
      </w:r>
    </w:p>
    <w:p w14:paraId="5248574B" w14:textId="77777777" w:rsidR="005F5911" w:rsidRDefault="00F30925">
      <w:pPr>
        <w:pStyle w:val="ListParagraph"/>
        <w:numPr>
          <w:ilvl w:val="1"/>
          <w:numId w:val="2"/>
        </w:numPr>
        <w:spacing w:before="40" w:after="40"/>
      </w:pPr>
      <w:r>
        <w:t>Capital Gains Report: FY-wise STCG/LTCG with DTAA benefit applied – tax-ready format</w:t>
      </w:r>
    </w:p>
    <w:p w14:paraId="3C49BEE6" w14:textId="77777777" w:rsidR="005F5911" w:rsidRDefault="00F30925">
      <w:pPr>
        <w:pStyle w:val="ListParagraph"/>
        <w:numPr>
          <w:ilvl w:val="1"/>
          <w:numId w:val="2"/>
        </w:numPr>
        <w:spacing w:before="40" w:after="40"/>
      </w:pPr>
      <w:r>
        <w:t>TDS Report: Per transaction TDS deducted; AMC-wise summary; Form 16A equivalent data</w:t>
      </w:r>
    </w:p>
    <w:p w14:paraId="742D518C" w14:textId="77777777" w:rsidR="005F5911" w:rsidRDefault="00F30925">
      <w:pPr>
        <w:pStyle w:val="ListParagraph"/>
        <w:numPr>
          <w:ilvl w:val="1"/>
          <w:numId w:val="2"/>
        </w:numPr>
        <w:spacing w:before="40" w:after="40"/>
      </w:pPr>
      <w:r>
        <w:t>Repatriation Statement: FY-wise repatriated amounts from NRO (for NRIs tracking USD 1M limit)</w:t>
      </w:r>
    </w:p>
    <w:p w14:paraId="099E5974" w14:textId="77777777" w:rsidR="005F5911" w:rsidRDefault="00F30925">
      <w:pPr>
        <w:pStyle w:val="ListParagraph"/>
        <w:numPr>
          <w:ilvl w:val="1"/>
          <w:numId w:val="2"/>
        </w:numPr>
        <w:spacing w:before="40" w:after="40"/>
      </w:pPr>
      <w:r>
        <w:t>Annual Portfolio Statement: Full holdings as of 31st March for FY-end assessment</w:t>
      </w:r>
    </w:p>
    <w:p w14:paraId="1ADA78B5" w14:textId="77777777" w:rsidR="005F5911" w:rsidRDefault="005F5911">
      <w:pPr>
        <w:spacing w:before="40" w:after="40"/>
      </w:pPr>
    </w:p>
    <w:p w14:paraId="4A5568C2" w14:textId="7500BF97" w:rsidR="005F5911" w:rsidRDefault="00F30925">
      <w:pPr>
        <w:pStyle w:val="Heading2"/>
        <w:pBdr>
          <w:bottom w:val="single" w:sz="4" w:space="2" w:color="D5E8F0"/>
        </w:pBdr>
      </w:pPr>
      <w:r>
        <w:t>1</w:t>
      </w:r>
      <w:r w:rsidR="003D5B29">
        <w:t>1</w:t>
      </w:r>
      <w:r>
        <w:t>.6 Engagement &amp; Retention Model</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744"/>
        <w:gridCol w:w="2808"/>
      </w:tblGrid>
      <w:tr w:rsidR="005F5911" w14:paraId="6059D3B0" w14:textId="77777777">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A0AC5F" w14:textId="77777777" w:rsidR="005F5911" w:rsidRDefault="00F30925">
            <w:r>
              <w:rPr>
                <w:b/>
                <w:bCs/>
                <w:color w:val="FFFFFF"/>
                <w:sz w:val="20"/>
                <w:szCs w:val="20"/>
              </w:rPr>
              <w:t>Trigger</w:t>
            </w:r>
          </w:p>
        </w:tc>
        <w:tc>
          <w:tcPr>
            <w:tcW w:w="374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01A6CF" w14:textId="77777777" w:rsidR="005F5911" w:rsidRDefault="00F30925">
            <w:r>
              <w:rPr>
                <w:b/>
                <w:bCs/>
                <w:color w:val="FFFFFF"/>
                <w:sz w:val="20"/>
                <w:szCs w:val="20"/>
              </w:rPr>
              <w:t>Engagement Action</w:t>
            </w:r>
          </w:p>
        </w:tc>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691510" w14:textId="77777777" w:rsidR="005F5911" w:rsidRDefault="00F30925">
            <w:r>
              <w:rPr>
                <w:b/>
                <w:bCs/>
                <w:color w:val="FFFFFF"/>
                <w:sz w:val="20"/>
                <w:szCs w:val="20"/>
              </w:rPr>
              <w:t>Channel</w:t>
            </w:r>
          </w:p>
        </w:tc>
      </w:tr>
      <w:tr w:rsidR="005F5911" w14:paraId="08C65D35"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AEEB6" w14:textId="77777777" w:rsidR="005F5911" w:rsidRDefault="00F30925">
            <w:r>
              <w:rPr>
                <w:sz w:val="20"/>
                <w:szCs w:val="20"/>
              </w:rPr>
              <w:t>Onboarding incomplete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4ABE9" w14:textId="77777777" w:rsidR="005F5911" w:rsidRDefault="00F30925">
            <w:r>
              <w:rPr>
                <w:sz w:val="20"/>
                <w:szCs w:val="20"/>
              </w:rPr>
              <w:t>Step-specific reminder with next action highlighted</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E3C9" w14:textId="77777777" w:rsidR="005F5911" w:rsidRDefault="00F30925">
            <w:r>
              <w:rPr>
                <w:sz w:val="20"/>
                <w:szCs w:val="20"/>
              </w:rPr>
              <w:t>Push + Email</w:t>
            </w:r>
          </w:p>
        </w:tc>
      </w:tr>
      <w:tr w:rsidR="005F5911" w14:paraId="3865AA6E"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25CCC" w14:textId="77777777" w:rsidR="005F5911" w:rsidRDefault="00F30925">
            <w:r>
              <w:rPr>
                <w:sz w:val="20"/>
                <w:szCs w:val="20"/>
              </w:rPr>
              <w:t>KYC approved – no first investment (7 days)</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ECDD5" w14:textId="77777777" w:rsidR="005F5911" w:rsidRDefault="00F30925">
            <w:r>
              <w:rPr>
                <w:sz w:val="20"/>
                <w:szCs w:val="20"/>
              </w:rPr>
              <w:t>Welcome SIP nudge with market performance context</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B4868" w14:textId="77777777" w:rsidR="005F5911" w:rsidRDefault="00F30925">
            <w:r>
              <w:rPr>
                <w:sz w:val="20"/>
                <w:szCs w:val="20"/>
              </w:rPr>
              <w:t>Push + Email</w:t>
            </w:r>
          </w:p>
        </w:tc>
      </w:tr>
      <w:tr w:rsidR="005F5911" w14:paraId="36593A33"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7FFF9" w14:textId="77777777" w:rsidR="005F5911" w:rsidRDefault="00F30925">
            <w:r>
              <w:rPr>
                <w:sz w:val="20"/>
                <w:szCs w:val="20"/>
              </w:rPr>
              <w:t>SIP debit failure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3CE44" w14:textId="77777777" w:rsidR="005F5911" w:rsidRDefault="00F30925">
            <w:r>
              <w:rPr>
                <w:sz w:val="20"/>
                <w:szCs w:val="20"/>
              </w:rPr>
              <w:t>Alert with alternate payment method suggestion</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D0C99" w14:textId="77777777" w:rsidR="005F5911" w:rsidRDefault="00F30925">
            <w:r>
              <w:rPr>
                <w:sz w:val="20"/>
                <w:szCs w:val="20"/>
              </w:rPr>
              <w:t>Push + SMS + WhatsApp</w:t>
            </w:r>
          </w:p>
        </w:tc>
      </w:tr>
      <w:tr w:rsidR="005F5911" w14:paraId="0226BE40"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A90AB" w14:textId="77777777" w:rsidR="005F5911" w:rsidRDefault="00F30925">
            <w:r>
              <w:rPr>
                <w:sz w:val="20"/>
                <w:szCs w:val="20"/>
              </w:rPr>
              <w:t>Market correction (&gt;5% index fall)</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CB74D" w14:textId="77777777" w:rsidR="005F5911" w:rsidRDefault="00F30925">
            <w:r>
              <w:rPr>
                <w:sz w:val="20"/>
                <w:szCs w:val="20"/>
              </w:rPr>
              <w:t>SIP advantage education content ("Stay the course")</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0F43E" w14:textId="77777777" w:rsidR="005F5911" w:rsidRDefault="00F30925">
            <w:r>
              <w:rPr>
                <w:sz w:val="20"/>
                <w:szCs w:val="20"/>
              </w:rPr>
              <w:t>Push + Email</w:t>
            </w:r>
          </w:p>
        </w:tc>
      </w:tr>
      <w:tr w:rsidR="005F5911" w14:paraId="735C331A"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D5AEB" w14:textId="77777777" w:rsidR="005F5911" w:rsidRDefault="00F30925">
            <w:r>
              <w:rPr>
                <w:sz w:val="20"/>
                <w:szCs w:val="20"/>
              </w:rPr>
              <w:t>TRC expiry approaching (60 days)</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5AFA8" w14:textId="77777777" w:rsidR="005F5911" w:rsidRDefault="00F30925">
            <w:r>
              <w:rPr>
                <w:sz w:val="20"/>
                <w:szCs w:val="20"/>
              </w:rPr>
              <w:t>DTAA renewal reminder with renewal guide</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0990B" w14:textId="77777777" w:rsidR="005F5911" w:rsidRDefault="00F30925">
            <w:r>
              <w:rPr>
                <w:sz w:val="20"/>
                <w:szCs w:val="20"/>
              </w:rPr>
              <w:t>Push + Email</w:t>
            </w:r>
          </w:p>
        </w:tc>
      </w:tr>
      <w:tr w:rsidR="005F5911" w14:paraId="580A0693"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1733E" w14:textId="77777777" w:rsidR="005F5911" w:rsidRDefault="00F30925">
            <w:r>
              <w:rPr>
                <w:sz w:val="20"/>
                <w:szCs w:val="20"/>
              </w:rPr>
              <w:t>Tax season (Jan – Mar)</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EE2AC" w14:textId="77777777" w:rsidR="005F5911" w:rsidRDefault="00F30925">
            <w:r>
              <w:rPr>
                <w:sz w:val="20"/>
                <w:szCs w:val="20"/>
              </w:rPr>
              <w:t>Capital gains report ready; TDS download nudge; CA referral</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AAF75" w14:textId="77777777" w:rsidR="005F5911" w:rsidRDefault="00F30925">
            <w:r>
              <w:rPr>
                <w:sz w:val="20"/>
                <w:szCs w:val="20"/>
              </w:rPr>
              <w:t>Email + Push</w:t>
            </w:r>
          </w:p>
        </w:tc>
      </w:tr>
      <w:tr w:rsidR="005F5911" w14:paraId="0DAD826A"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B24E6" w14:textId="77777777" w:rsidR="005F5911" w:rsidRDefault="00F30925">
            <w:r>
              <w:rPr>
                <w:sz w:val="20"/>
                <w:szCs w:val="20"/>
              </w:rPr>
              <w:t>India festive season (Oct – Nov)</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349D2" w14:textId="77777777" w:rsidR="005F5911" w:rsidRDefault="00F30925">
            <w:r>
              <w:rPr>
                <w:sz w:val="20"/>
                <w:szCs w:val="20"/>
              </w:rPr>
              <w:t>Diwali investing nudge with lumpsum opportunity content</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3D4F5" w14:textId="4A837C60" w:rsidR="005F5911" w:rsidRDefault="00F30925">
            <w:r>
              <w:rPr>
                <w:sz w:val="20"/>
                <w:szCs w:val="20"/>
              </w:rPr>
              <w:t>Push + WhatsApp</w:t>
            </w:r>
          </w:p>
        </w:tc>
      </w:tr>
      <w:tr w:rsidR="005F5911" w14:paraId="0A5EC646"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0D3F4" w14:textId="77777777" w:rsidR="005F5911" w:rsidRDefault="00F30925">
            <w:r>
              <w:rPr>
                <w:sz w:val="20"/>
                <w:szCs w:val="20"/>
              </w:rPr>
              <w:t>Goal deviation detected</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0215E" w14:textId="77777777" w:rsidR="005F5911" w:rsidRDefault="00F30925">
            <w:r>
              <w:rPr>
                <w:sz w:val="20"/>
                <w:szCs w:val="20"/>
              </w:rPr>
              <w:t>Action prompt: Increase SIP or add lumpsum</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CD1F0" w14:textId="77777777" w:rsidR="005F5911" w:rsidRDefault="00F30925">
            <w:r>
              <w:rPr>
                <w:sz w:val="20"/>
                <w:szCs w:val="20"/>
              </w:rPr>
              <w:t>Push + Email</w:t>
            </w:r>
          </w:p>
        </w:tc>
      </w:tr>
      <w:tr w:rsidR="005F5911" w14:paraId="7BA1ADDF"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915FC" w14:textId="77777777" w:rsidR="005F5911" w:rsidRDefault="00F30925">
            <w:r>
              <w:rPr>
                <w:sz w:val="20"/>
                <w:szCs w:val="20"/>
              </w:rPr>
              <w:t>Passport expiry approaching (90 days)</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D6B58" w14:textId="77777777" w:rsidR="005F5911" w:rsidRDefault="00F30925">
            <w:r>
              <w:rPr>
                <w:sz w:val="20"/>
                <w:szCs w:val="20"/>
              </w:rPr>
              <w:t>KYC update reminder</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BE01D" w14:textId="77777777" w:rsidR="005F5911" w:rsidRDefault="00F30925">
            <w:r>
              <w:rPr>
                <w:sz w:val="20"/>
                <w:szCs w:val="20"/>
              </w:rPr>
              <w:t>Push + Email</w:t>
            </w:r>
          </w:p>
        </w:tc>
      </w:tr>
      <w:tr w:rsidR="005F5911" w14:paraId="029539CB"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82F3D" w14:textId="77777777" w:rsidR="005F5911" w:rsidRDefault="00F30925">
            <w:r>
              <w:rPr>
                <w:sz w:val="20"/>
                <w:szCs w:val="20"/>
              </w:rPr>
              <w:t>1-year anniversary of first investment</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8E7F0" w14:textId="77777777" w:rsidR="005F5911" w:rsidRDefault="00F30925">
            <w:r>
              <w:rPr>
                <w:sz w:val="20"/>
                <w:szCs w:val="20"/>
              </w:rPr>
              <w:t>Personalized portfolio performance review + next goal nudge</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6C58B" w14:textId="77777777" w:rsidR="005F5911" w:rsidRDefault="00F30925">
            <w:r>
              <w:rPr>
                <w:sz w:val="20"/>
                <w:szCs w:val="20"/>
              </w:rPr>
              <w:t>Email</w:t>
            </w:r>
          </w:p>
        </w:tc>
      </w:tr>
    </w:tbl>
    <w:p w14:paraId="31D6E17C" w14:textId="77777777" w:rsidR="005F5911" w:rsidRDefault="00F30925">
      <w:r>
        <w:br w:type="page"/>
      </w:r>
    </w:p>
    <w:p w14:paraId="1B95297E" w14:textId="2A6E9CFE" w:rsidR="005F5911" w:rsidRDefault="00F30925">
      <w:pPr>
        <w:pStyle w:val="Heading1"/>
        <w:pBdr>
          <w:bottom w:val="single" w:sz="8" w:space="0" w:color="C55A11"/>
        </w:pBdr>
        <w:shd w:val="clear" w:color="auto" w:fill="1F4E79"/>
        <w:ind w:left="180" w:right="180"/>
      </w:pPr>
      <w:r>
        <w:t>1</w:t>
      </w:r>
      <w:r w:rsidR="003D5B29">
        <w:t>2</w:t>
      </w:r>
      <w:r>
        <w:t>. Phased Product Roadmap</w:t>
      </w:r>
    </w:p>
    <w:p w14:paraId="44659047" w14:textId="77777777" w:rsidR="005F5911" w:rsidRDefault="00F30925">
      <w:pPr>
        <w:pBdr>
          <w:left w:val="single" w:sz="12" w:space="4" w:color="C55A11"/>
        </w:pBdr>
        <w:shd w:val="clear" w:color="auto" w:fill="FCE4D6"/>
        <w:spacing w:before="80" w:after="80"/>
        <w:ind w:left="180" w:right="120"/>
      </w:pPr>
      <w:r>
        <w:rPr>
          <w:sz w:val="20"/>
          <w:szCs w:val="20"/>
        </w:rPr>
        <w:t>★ NEW SECTION: A phasing and timeline plan is critical for sprint planning, resource allocation, and external vendor dependency management.</w:t>
      </w:r>
    </w:p>
    <w:p w14:paraId="075CD4E7" w14:textId="77777777" w:rsidR="005F5911" w:rsidRDefault="005F5911">
      <w:pPr>
        <w:spacing w:before="40" w:after="40"/>
      </w:pPr>
    </w:p>
    <w:p w14:paraId="0F6064FB" w14:textId="77777777" w:rsidR="005F5911" w:rsidRDefault="00F30925">
      <w:pPr>
        <w:pStyle w:val="Heading2"/>
        <w:pBdr>
          <w:bottom w:val="single" w:sz="4" w:space="2" w:color="D5E8F0"/>
        </w:pBdr>
      </w:pPr>
      <w:r>
        <w:t>Phase 0 – Foundation (Months 1–4): Pre-Development Decisions &amp; Infrastructure</w:t>
      </w:r>
    </w:p>
    <w:p w14:paraId="000EBA78" w14:textId="77777777" w:rsidR="005F5911" w:rsidRDefault="00F30925">
      <w:pPr>
        <w:spacing w:before="60" w:after="60"/>
      </w:pPr>
      <w:r>
        <w:t>No sprint can start without completing all Phase 0 items. These are enablers, not features.</w:t>
      </w:r>
    </w:p>
    <w:p w14:paraId="5014336F" w14:textId="77777777" w:rsidR="005F5911" w:rsidRDefault="005F5911">
      <w:pPr>
        <w:spacing w:before="40" w:after="4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1800"/>
        <w:gridCol w:w="4050"/>
      </w:tblGrid>
      <w:tr w:rsidR="005F5911" w14:paraId="3201D756" w14:textId="77777777">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05F8C0" w14:textId="77777777" w:rsidR="005F5911" w:rsidRDefault="00F30925">
            <w:r>
              <w:rPr>
                <w:b/>
                <w:bCs/>
                <w:color w:val="FFFFFF"/>
                <w:sz w:val="20"/>
                <w:szCs w:val="20"/>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24B38B" w14:textId="77777777" w:rsidR="005F5911" w:rsidRDefault="00F30925">
            <w:r>
              <w:rPr>
                <w:b/>
                <w:bCs/>
                <w:color w:val="FFFFFF"/>
                <w:sz w:val="20"/>
                <w:szCs w:val="20"/>
              </w:rPr>
              <w:t>Owner</w:t>
            </w:r>
          </w:p>
        </w:tc>
        <w:tc>
          <w:tcPr>
            <w:tcW w:w="40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08B482" w14:textId="77777777" w:rsidR="005F5911" w:rsidRDefault="00F30925">
            <w:r>
              <w:rPr>
                <w:b/>
                <w:bCs/>
                <w:color w:val="FFFFFF"/>
                <w:sz w:val="20"/>
                <w:szCs w:val="20"/>
              </w:rPr>
              <w:t>Dependency</w:t>
            </w:r>
          </w:p>
        </w:tc>
      </w:tr>
      <w:tr w:rsidR="005F5911" w14:paraId="5DA61DA6"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EDE9A" w14:textId="77777777" w:rsidR="005F5911" w:rsidRDefault="00F30925">
            <w:r>
              <w:rPr>
                <w:sz w:val="20"/>
                <w:szCs w:val="20"/>
              </w:rPr>
              <w:t>AMFI ARN / EUIN registration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E840D" w14:textId="77777777" w:rsidR="005F5911" w:rsidRDefault="00F30925">
            <w:r>
              <w:rPr>
                <w:sz w:val="20"/>
                <w:szCs w:val="20"/>
              </w:rPr>
              <w:t>Business + Compliance</w:t>
            </w:r>
          </w:p>
        </w:tc>
        <w:tc>
          <w:tcPr>
            <w:tcW w:w="4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CB2DA" w14:textId="77777777" w:rsidR="005F5911" w:rsidRDefault="00F30925">
            <w:r>
              <w:rPr>
                <w:sz w:val="20"/>
                <w:szCs w:val="20"/>
              </w:rPr>
              <w:t>60-90 day processing; submit immediately</w:t>
            </w:r>
          </w:p>
        </w:tc>
      </w:tr>
      <w:tr w:rsidR="005F5911" w14:paraId="2DCA2671"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C5BF2" w14:textId="66F2B7E8" w:rsidR="005F5911" w:rsidRDefault="00F30925">
            <w:r>
              <w:rPr>
                <w:sz w:val="20"/>
                <w:szCs w:val="20"/>
              </w:rPr>
              <w:t xml:space="preserve">Execution platform selection: </w:t>
            </w:r>
            <w:r w:rsidR="001E7F2C">
              <w:rPr>
                <w:sz w:val="20"/>
                <w:szCs w:val="20"/>
              </w:rPr>
              <w:t>NSE MF /</w:t>
            </w:r>
            <w:r>
              <w:rPr>
                <w:sz w:val="20"/>
                <w:szCs w:val="20"/>
              </w:rPr>
              <w:t xml:space="preserve"> Star MF or MFU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0294E" w14:textId="77777777" w:rsidR="005F5911" w:rsidRDefault="00F30925">
            <w:r>
              <w:rPr>
                <w:sz w:val="20"/>
                <w:szCs w:val="20"/>
              </w:rPr>
              <w:t>Business + Tech</w:t>
            </w:r>
          </w:p>
        </w:tc>
        <w:tc>
          <w:tcPr>
            <w:tcW w:w="4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D7FBC" w14:textId="77777777" w:rsidR="005F5911" w:rsidRDefault="00F30925">
            <w:r>
              <w:rPr>
                <w:sz w:val="20"/>
                <w:szCs w:val="20"/>
              </w:rPr>
              <w:t>API credentials, MoU, fee structure</w:t>
            </w:r>
          </w:p>
        </w:tc>
      </w:tr>
      <w:tr w:rsidR="005F5911" w14:paraId="682EAFFC"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17A0B" w14:textId="77777777" w:rsidR="005F5911" w:rsidRDefault="00F30925">
            <w:r>
              <w:rPr>
                <w:sz w:val="20"/>
                <w:szCs w:val="20"/>
              </w:rPr>
              <w:t>RTA agreements: CAMS + KFintech API access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3CC4A" w14:textId="77777777" w:rsidR="005F5911" w:rsidRDefault="00F30925">
            <w:r>
              <w:rPr>
                <w:sz w:val="20"/>
                <w:szCs w:val="20"/>
              </w:rPr>
              <w:t>Business + Tech</w:t>
            </w:r>
          </w:p>
        </w:tc>
        <w:tc>
          <w:tcPr>
            <w:tcW w:w="4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119FC" w14:textId="77777777" w:rsidR="005F5911" w:rsidRDefault="00F30925">
            <w:r>
              <w:rPr>
                <w:sz w:val="20"/>
                <w:szCs w:val="20"/>
              </w:rPr>
              <w:t>Integration agreements; 30-60 day setup</w:t>
            </w:r>
          </w:p>
        </w:tc>
      </w:tr>
      <w:tr w:rsidR="005F5911" w14:paraId="69FEDAB6"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255C6" w14:textId="77777777" w:rsidR="005F5911" w:rsidRDefault="00F30925">
            <w:r>
              <w:rPr>
                <w:sz w:val="20"/>
                <w:szCs w:val="20"/>
              </w:rPr>
              <w:t>Video KYC vendor selection and onboarding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1771A" w14:textId="77777777" w:rsidR="005F5911" w:rsidRDefault="00F30925">
            <w:r>
              <w:rPr>
                <w:sz w:val="20"/>
                <w:szCs w:val="20"/>
              </w:rPr>
              <w:t>Product + Compliance</w:t>
            </w:r>
          </w:p>
        </w:tc>
        <w:tc>
          <w:tcPr>
            <w:tcW w:w="4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3090C" w14:textId="77777777" w:rsidR="005F5911" w:rsidRDefault="00F30925">
            <w:r>
              <w:rPr>
                <w:sz w:val="20"/>
                <w:szCs w:val="20"/>
              </w:rPr>
              <w:t>Vendor evaluation RFP; compliance review</w:t>
            </w:r>
          </w:p>
        </w:tc>
      </w:tr>
      <w:tr w:rsidR="005F5911" w14:paraId="4FBDA31A"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971A6" w14:textId="77777777" w:rsidR="005F5911" w:rsidRDefault="00F30925">
            <w:r>
              <w:rPr>
                <w:sz w:val="20"/>
                <w:szCs w:val="20"/>
              </w:rPr>
              <w:t>Payment gateway NRE/NRO confirmation and setup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9DEF8" w14:textId="77777777" w:rsidR="005F5911" w:rsidRDefault="00F30925">
            <w:r>
              <w:rPr>
                <w:sz w:val="20"/>
                <w:szCs w:val="20"/>
              </w:rPr>
              <w:t>Tech + Finance</w:t>
            </w:r>
          </w:p>
        </w:tc>
        <w:tc>
          <w:tcPr>
            <w:tcW w:w="4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BBF0F" w14:textId="77777777" w:rsidR="005F5911" w:rsidRDefault="00F30925">
            <w:r>
              <w:rPr>
                <w:sz w:val="20"/>
                <w:szCs w:val="20"/>
              </w:rPr>
              <w:t>Vendor confirmation of NRE/NRO compatibility</w:t>
            </w:r>
          </w:p>
        </w:tc>
      </w:tr>
      <w:tr w:rsidR="005F5911" w14:paraId="0208A675"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6F1A4" w14:textId="77777777" w:rsidR="005F5911" w:rsidRDefault="00F30925">
            <w:r>
              <w:rPr>
                <w:sz w:val="20"/>
                <w:szCs w:val="20"/>
              </w:rPr>
              <w:t>US legal counsel engagement for PFIC policy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0E836" w14:textId="77777777" w:rsidR="005F5911" w:rsidRDefault="00F30925">
            <w:r>
              <w:rPr>
                <w:sz w:val="20"/>
                <w:szCs w:val="20"/>
              </w:rPr>
              <w:t>Legal + Compliance</w:t>
            </w:r>
          </w:p>
        </w:tc>
        <w:tc>
          <w:tcPr>
            <w:tcW w:w="4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92BF7" w14:textId="77777777" w:rsidR="005F5911" w:rsidRDefault="00F30925">
            <w:r>
              <w:rPr>
                <w:sz w:val="20"/>
                <w:szCs w:val="20"/>
              </w:rPr>
              <w:t>Must complete before US NRI activation</w:t>
            </w:r>
          </w:p>
        </w:tc>
      </w:tr>
      <w:tr w:rsidR="005F5911" w14:paraId="41E21FDD"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69692" w14:textId="77777777" w:rsidR="005F5911" w:rsidRDefault="00F30925">
            <w:r>
              <w:rPr>
                <w:sz w:val="20"/>
                <w:szCs w:val="20"/>
              </w:rPr>
              <w:t>DTAA treaty rate table finalization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1E21" w14:textId="77777777" w:rsidR="005F5911" w:rsidRDefault="00F30925">
            <w:r>
              <w:rPr>
                <w:sz w:val="20"/>
                <w:szCs w:val="20"/>
              </w:rPr>
              <w:t>Finance + Compliance</w:t>
            </w:r>
          </w:p>
        </w:tc>
        <w:tc>
          <w:tcPr>
            <w:tcW w:w="4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FC696" w14:textId="77777777" w:rsidR="005F5911" w:rsidRDefault="00F30925">
            <w:r>
              <w:rPr>
                <w:sz w:val="20"/>
                <w:szCs w:val="20"/>
              </w:rPr>
              <w:t>Sign-off required before tax engine build</w:t>
            </w:r>
          </w:p>
        </w:tc>
      </w:tr>
      <w:tr w:rsidR="005F5911" w14:paraId="76D9AB5A"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D440B" w14:textId="77777777" w:rsidR="005F5911" w:rsidRDefault="00F30925">
            <w:r>
              <w:rPr>
                <w:sz w:val="20"/>
                <w:szCs w:val="20"/>
              </w:rPr>
              <w:t>TDS rate matrix sign-off</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81CE9" w14:textId="77777777" w:rsidR="005F5911" w:rsidRDefault="00F30925">
            <w:r>
              <w:rPr>
                <w:sz w:val="20"/>
                <w:szCs w:val="20"/>
              </w:rPr>
              <w:t>Finance + Compliance</w:t>
            </w:r>
          </w:p>
        </w:tc>
        <w:tc>
          <w:tcPr>
            <w:tcW w:w="4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9D1FD" w14:textId="77777777" w:rsidR="005F5911" w:rsidRDefault="00F30925">
            <w:r>
              <w:rPr>
                <w:sz w:val="20"/>
                <w:szCs w:val="20"/>
              </w:rPr>
              <w:t>Must be config-driven; any future rate change is ops update</w:t>
            </w:r>
          </w:p>
        </w:tc>
      </w:tr>
      <w:tr w:rsidR="005F5911" w14:paraId="357B1CD0"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F90BC" w14:textId="77777777" w:rsidR="005F5911" w:rsidRDefault="00F30925">
            <w:r>
              <w:rPr>
                <w:sz w:val="20"/>
                <w:szCs w:val="20"/>
              </w:rPr>
              <w:t>Country restriction rules finalization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04BA5" w14:textId="77777777" w:rsidR="005F5911" w:rsidRDefault="00F30925">
            <w:r>
              <w:rPr>
                <w:sz w:val="20"/>
                <w:szCs w:val="20"/>
              </w:rPr>
              <w:t>Compliance + AMC</w:t>
            </w:r>
          </w:p>
        </w:tc>
        <w:tc>
          <w:tcPr>
            <w:tcW w:w="4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2E07D" w14:textId="77777777" w:rsidR="005F5911" w:rsidRDefault="00F30925">
            <w:r>
              <w:rPr>
                <w:sz w:val="20"/>
                <w:szCs w:val="20"/>
              </w:rPr>
              <w:t>AMC-provided lists for US/Canada restrictions</w:t>
            </w:r>
          </w:p>
        </w:tc>
      </w:tr>
      <w:tr w:rsidR="005F5911" w14:paraId="396BCAFB"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D25B6" w14:textId="77777777" w:rsidR="005F5911" w:rsidRDefault="00F30925">
            <w:r>
              <w:rPr>
                <w:sz w:val="20"/>
                <w:szCs w:val="20"/>
              </w:rPr>
              <w:t>AA partner selection (Finvu / OneMoney)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CA244" w14:textId="77777777" w:rsidR="005F5911" w:rsidRDefault="00F30925">
            <w:r>
              <w:rPr>
                <w:sz w:val="20"/>
                <w:szCs w:val="20"/>
              </w:rPr>
              <w:t>Business + Tech</w:t>
            </w:r>
          </w:p>
        </w:tc>
        <w:tc>
          <w:tcPr>
            <w:tcW w:w="4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9DACD" w14:textId="77777777" w:rsidR="005F5911" w:rsidRDefault="00F30925">
            <w:r>
              <w:rPr>
                <w:sz w:val="20"/>
                <w:szCs w:val="20"/>
              </w:rPr>
              <w:t>NBFC-AA partnership agreement</w:t>
            </w:r>
          </w:p>
        </w:tc>
      </w:tr>
      <w:tr w:rsidR="005F5911" w14:paraId="5D3C6397"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6D739" w14:textId="77777777" w:rsidR="005F5911" w:rsidRDefault="00F30925">
            <w:r>
              <w:rPr>
                <w:sz w:val="20"/>
                <w:szCs w:val="20"/>
              </w:rPr>
              <w:t>CRM platform selection and setup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B8FF4" w14:textId="77777777" w:rsidR="005F5911" w:rsidRDefault="00F30925">
            <w:r>
              <w:rPr>
                <w:sz w:val="20"/>
                <w:szCs w:val="20"/>
              </w:rPr>
              <w:t>Business + Tech</w:t>
            </w:r>
          </w:p>
        </w:tc>
        <w:tc>
          <w:tcPr>
            <w:tcW w:w="4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E735C" w14:textId="77777777" w:rsidR="005F5911" w:rsidRDefault="00F30925">
            <w:r>
              <w:rPr>
                <w:sz w:val="20"/>
                <w:szCs w:val="20"/>
              </w:rPr>
              <w:t>Leadsquared / Salesforce; RM access config</w:t>
            </w:r>
          </w:p>
        </w:tc>
      </w:tr>
      <w:tr w:rsidR="005F5911" w14:paraId="715D248E"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58985" w14:textId="77777777" w:rsidR="005F5911" w:rsidRDefault="00F30925">
            <w:r>
              <w:rPr>
                <w:sz w:val="20"/>
                <w:szCs w:val="20"/>
              </w:rPr>
              <w:t>Product analytics event schema definition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9A235" w14:textId="77777777" w:rsidR="005F5911" w:rsidRDefault="00F30925">
            <w:r>
              <w:rPr>
                <w:sz w:val="20"/>
                <w:szCs w:val="20"/>
              </w:rPr>
              <w:t>Product + Tech</w:t>
            </w:r>
          </w:p>
        </w:tc>
        <w:tc>
          <w:tcPr>
            <w:tcW w:w="4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0C4DC" w14:textId="77777777" w:rsidR="005F5911" w:rsidRDefault="00F30925">
            <w:r>
              <w:rPr>
                <w:sz w:val="20"/>
                <w:szCs w:val="20"/>
              </w:rPr>
              <w:t>All key events and properties documented — critical data foundation for all Phase 2 AI models</w:t>
            </w:r>
          </w:p>
        </w:tc>
      </w:tr>
      <w:tr w:rsidR="005F5911" w14:paraId="159046DA"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04683" w14:textId="77777777" w:rsidR="005F5911" w:rsidRDefault="00F30925">
            <w:r>
              <w:rPr>
                <w:sz w:val="20"/>
                <w:szCs w:val="20"/>
              </w:rPr>
              <w:t>AI/ML Engineer hire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DCADC" w14:textId="77777777" w:rsidR="005F5911" w:rsidRDefault="00F30925">
            <w:r>
              <w:rPr>
                <w:sz w:val="20"/>
                <w:szCs w:val="20"/>
              </w:rPr>
              <w:t>CAIO + HR</w:t>
            </w:r>
          </w:p>
        </w:tc>
        <w:tc>
          <w:tcPr>
            <w:tcW w:w="4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C2766" w14:textId="77777777" w:rsidR="005F5911" w:rsidRDefault="00F30925">
            <w:r>
              <w:rPr>
                <w:sz w:val="20"/>
                <w:szCs w:val="20"/>
              </w:rPr>
              <w:t>Core to Phase 1 AI features (Claude API, RAG, guardrails). Must start Month 1.</w:t>
            </w:r>
          </w:p>
        </w:tc>
      </w:tr>
      <w:tr w:rsidR="005F5911" w14:paraId="028BF4F9"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AE805" w14:textId="77777777" w:rsidR="005F5911" w:rsidRDefault="00F30925">
            <w:r>
              <w:rPr>
                <w:sz w:val="20"/>
                <w:szCs w:val="20"/>
              </w:rPr>
              <w:t>Data Engineer hire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3E4F3" w14:textId="77777777" w:rsidR="005F5911" w:rsidRDefault="00F30925">
            <w:r>
              <w:rPr>
                <w:sz w:val="20"/>
                <w:szCs w:val="20"/>
              </w:rPr>
              <w:t>CAIO + HR</w:t>
            </w:r>
          </w:p>
        </w:tc>
        <w:tc>
          <w:tcPr>
            <w:tcW w:w="4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33603" w14:textId="77777777" w:rsidR="005F5911" w:rsidRDefault="00F30925">
            <w:r>
              <w:rPr>
                <w:sz w:val="20"/>
                <w:szCs w:val="20"/>
              </w:rPr>
              <w:t>Event tracking infrastructure and feature store. No ML model can be trained without this foundation.</w:t>
            </w:r>
          </w:p>
        </w:tc>
      </w:tr>
      <w:tr w:rsidR="005F5911" w14:paraId="207810BF"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1ACCD" w14:textId="77777777" w:rsidR="005F5911" w:rsidRDefault="00F30925">
            <w:r>
              <w:rPr>
                <w:sz w:val="20"/>
                <w:szCs w:val="20"/>
              </w:rPr>
              <w:t>RAG knowledge base setup (tax rules, DTAA, ITAT rulings)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F2518" w14:textId="77777777" w:rsidR="005F5911" w:rsidRDefault="00F30925">
            <w:r>
              <w:rPr>
                <w:sz w:val="20"/>
                <w:szCs w:val="20"/>
              </w:rPr>
              <w:t>AI/ML Engineer</w:t>
            </w:r>
          </w:p>
        </w:tc>
        <w:tc>
          <w:tcPr>
            <w:tcW w:w="4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ED46C" w14:textId="77777777" w:rsidR="005F5911" w:rsidRDefault="00F30925">
            <w:r>
              <w:rPr>
                <w:sz w:val="20"/>
                <w:szCs w:val="20"/>
              </w:rPr>
              <w:t>Document ingestion pipeline, vector DB (Pinecone), chunking strategy for regulatory text</w:t>
            </w:r>
          </w:p>
        </w:tc>
      </w:tr>
      <w:tr w:rsidR="005F5911" w14:paraId="2842D94B"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73D3D" w14:textId="77777777" w:rsidR="005F5911" w:rsidRDefault="00F30925">
            <w:r>
              <w:rPr>
                <w:sz w:val="20"/>
                <w:szCs w:val="20"/>
              </w:rPr>
              <w:t>Guardrails AI framework setup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51C6F" w14:textId="77777777" w:rsidR="005F5911" w:rsidRDefault="00F30925">
            <w:r>
              <w:rPr>
                <w:sz w:val="20"/>
                <w:szCs w:val="20"/>
              </w:rPr>
              <w:t>AI/ML Engineer</w:t>
            </w:r>
          </w:p>
        </w:tc>
        <w:tc>
          <w:tcPr>
            <w:tcW w:w="4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0AEE9" w14:textId="77777777" w:rsidR="005F5911" w:rsidRDefault="00F30925">
            <w:r>
              <w:rPr>
                <w:sz w:val="20"/>
                <w:szCs w:val="20"/>
              </w:rPr>
              <w:t>Output validation layer — must be live before any LLM response reaches investors</w:t>
            </w:r>
          </w:p>
        </w:tc>
      </w:tr>
      <w:tr w:rsidR="005F5911" w14:paraId="26F60178"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6D203" w14:textId="77777777" w:rsidR="005F5911" w:rsidRDefault="00F30925">
            <w:r>
              <w:rPr>
                <w:sz w:val="20"/>
                <w:szCs w:val="20"/>
              </w:rPr>
              <w:t>CAIO engagement (fractional or full-time)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386AB" w14:textId="77777777" w:rsidR="005F5911" w:rsidRDefault="00F30925">
            <w:r>
              <w:rPr>
                <w:sz w:val="20"/>
                <w:szCs w:val="20"/>
              </w:rPr>
              <w:t>CEO + Board</w:t>
            </w:r>
          </w:p>
        </w:tc>
        <w:tc>
          <w:tcPr>
            <w:tcW w:w="4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23633" w14:textId="77777777" w:rsidR="005F5911" w:rsidRDefault="00F30925">
            <w:r>
              <w:rPr>
                <w:sz w:val="20"/>
                <w:szCs w:val="20"/>
              </w:rPr>
              <w:t>AI governance framework, vendor evaluation, regulatory monitoring</w:t>
            </w:r>
          </w:p>
        </w:tc>
      </w:tr>
    </w:tbl>
    <w:p w14:paraId="46A32240" w14:textId="77777777" w:rsidR="005F5911" w:rsidRDefault="005F5911">
      <w:pPr>
        <w:spacing w:before="40" w:after="40"/>
      </w:pPr>
    </w:p>
    <w:p w14:paraId="7B65D0EE" w14:textId="77777777" w:rsidR="005F5911" w:rsidRDefault="00F30925">
      <w:pPr>
        <w:pStyle w:val="Heading2"/>
        <w:pBdr>
          <w:bottom w:val="single" w:sz="4" w:space="2" w:color="D5E8F0"/>
        </w:pBdr>
      </w:pPr>
      <w:r>
        <w:t>Phase 1 – Core Product (Months 3–6): End-to-End Investment Journey</w:t>
      </w:r>
    </w:p>
    <w:p w14:paraId="0C0D38F2" w14:textId="77777777" w:rsidR="005F5911" w:rsidRDefault="00F30925">
      <w:pPr>
        <w:spacing w:before="60" w:after="60"/>
      </w:pPr>
      <w:r>
        <w:t>Target: NRI can register, complete KYC, invest in a lumpsum/SIP, and view portfolio.</w:t>
      </w:r>
    </w:p>
    <w:p w14:paraId="724E4067" w14:textId="77777777" w:rsidR="005F5911" w:rsidRDefault="005F5911">
      <w:pPr>
        <w:spacing w:before="40" w:after="4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5850"/>
      </w:tblGrid>
      <w:tr w:rsidR="005F5911" w14:paraId="4B8DFFBE" w14:textId="77777777">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099ADE" w14:textId="77777777" w:rsidR="005F5911" w:rsidRDefault="00F30925">
            <w:r>
              <w:rPr>
                <w:b/>
                <w:bCs/>
                <w:color w:val="FFFFFF"/>
                <w:sz w:val="20"/>
                <w:szCs w:val="20"/>
              </w:rPr>
              <w:t>Module</w:t>
            </w:r>
          </w:p>
        </w:tc>
        <w:tc>
          <w:tcPr>
            <w:tcW w:w="58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E86FC67" w14:textId="77777777" w:rsidR="005F5911" w:rsidRDefault="00F30925">
            <w:r>
              <w:rPr>
                <w:b/>
                <w:bCs/>
                <w:color w:val="FFFFFF"/>
                <w:sz w:val="20"/>
                <w:szCs w:val="20"/>
              </w:rPr>
              <w:t>Key Features</w:t>
            </w:r>
          </w:p>
        </w:tc>
      </w:tr>
      <w:tr w:rsidR="005F5911" w14:paraId="26866CA4"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8ED79" w14:textId="77777777" w:rsidR="005F5911" w:rsidRDefault="00F30925">
            <w:r>
              <w:rPr>
                <w:sz w:val="20"/>
                <w:szCs w:val="20"/>
              </w:rPr>
              <w:t>Onboarding &amp; KYC</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AFF72" w14:textId="5EA997F2" w:rsidR="005F5911" w:rsidRDefault="00F30925">
            <w:r>
              <w:rPr>
                <w:sz w:val="20"/>
                <w:szCs w:val="20"/>
              </w:rPr>
              <w:t>Registration, CKYCR fast-track, Video KYC</w:t>
            </w:r>
            <w:r w:rsidR="00FA6A45">
              <w:rPr>
                <w:sz w:val="20"/>
                <w:szCs w:val="20"/>
              </w:rPr>
              <w:t xml:space="preserve"> for re-KYC</w:t>
            </w:r>
            <w:r>
              <w:rPr>
                <w:sz w:val="20"/>
                <w:szCs w:val="20"/>
              </w:rPr>
              <w:t>, FATCA/CRS, Bank account linkage, Risk profiling, eSign, Nominee (basic)</w:t>
            </w:r>
          </w:p>
        </w:tc>
      </w:tr>
      <w:tr w:rsidR="005F5911" w14:paraId="5C711160"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29A36" w14:textId="77777777" w:rsidR="005F5911" w:rsidRDefault="00F30925">
            <w:r>
              <w:rPr>
                <w:sz w:val="20"/>
                <w:szCs w:val="20"/>
              </w:rPr>
              <w:t>MF Product Discovery</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2D0CD" w14:textId="77777777" w:rsidR="005F5911" w:rsidRDefault="00F30925">
            <w:r>
              <w:rPr>
                <w:sz w:val="20"/>
                <w:szCs w:val="20"/>
              </w:rPr>
              <w:t>Scheme listing, NRI eligibility tags, Scheme detail page, Watchlist</w:t>
            </w:r>
          </w:p>
        </w:tc>
      </w:tr>
      <w:tr w:rsidR="005F5911" w14:paraId="25C2996A"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485F5" w14:textId="77777777" w:rsidR="005F5911" w:rsidRDefault="00F30925">
            <w:r>
              <w:rPr>
                <w:sz w:val="20"/>
                <w:szCs w:val="20"/>
              </w:rPr>
              <w:t>Order Execution – Phase 1</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41266" w14:textId="77777777" w:rsidR="005F5911" w:rsidRDefault="00F30925">
            <w:r>
              <w:rPr>
                <w:sz w:val="20"/>
                <w:szCs w:val="20"/>
              </w:rPr>
              <w:t>Lumpsum purchase, SIP setup, Redemption (full/partial), Order status lifecycle</w:t>
            </w:r>
          </w:p>
        </w:tc>
      </w:tr>
      <w:tr w:rsidR="005F5911" w14:paraId="0D4B0F5B"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4407D" w14:textId="77777777" w:rsidR="005F5911" w:rsidRDefault="00F30925">
            <w:r>
              <w:rPr>
                <w:sz w:val="20"/>
                <w:szCs w:val="20"/>
              </w:rPr>
              <w:t>Payments</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AD21B" w14:textId="77777777" w:rsidR="005F5911" w:rsidRDefault="00F30925">
            <w:r>
              <w:rPr>
                <w:sz w:val="20"/>
                <w:szCs w:val="20"/>
              </w:rPr>
              <w:t>Net Banking (NRE/NRO), eNACH mandate setup, UPI, Payment reconciliation</w:t>
            </w:r>
          </w:p>
        </w:tc>
      </w:tr>
      <w:tr w:rsidR="005F5911" w14:paraId="5635D273"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8DCB8" w14:textId="77777777" w:rsidR="005F5911" w:rsidRDefault="00F30925">
            <w:r>
              <w:rPr>
                <w:sz w:val="20"/>
                <w:szCs w:val="20"/>
              </w:rPr>
              <w:t>Portfolio Dashboard</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83D55" w14:textId="77777777" w:rsidR="005F5911" w:rsidRDefault="00F30925">
            <w:r>
              <w:rPr>
                <w:sz w:val="20"/>
                <w:szCs w:val="20"/>
              </w:rPr>
              <w:t>Holdings view, NRE/NRO split, XIRR, Day change, Basic transaction history</w:t>
            </w:r>
          </w:p>
        </w:tc>
      </w:tr>
      <w:tr w:rsidR="005F5911" w14:paraId="60300CE2"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7672F" w14:textId="77777777" w:rsidR="005F5911" w:rsidRDefault="00F30925">
            <w:r>
              <w:rPr>
                <w:sz w:val="20"/>
                <w:szCs w:val="20"/>
              </w:rPr>
              <w:t>Basic Reporting</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E5503" w14:textId="77777777" w:rsidR="005F5911" w:rsidRDefault="00F30925">
            <w:r>
              <w:rPr>
                <w:sz w:val="20"/>
                <w:szCs w:val="20"/>
              </w:rPr>
              <w:t>Transaction report, TDS report, Capital gains (basic)</w:t>
            </w:r>
          </w:p>
        </w:tc>
      </w:tr>
      <w:tr w:rsidR="005F5911" w14:paraId="2FB3E7D4"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B2E2B" w14:textId="77777777" w:rsidR="005F5911" w:rsidRDefault="00F30925">
            <w:r>
              <w:rPr>
                <w:sz w:val="20"/>
                <w:szCs w:val="20"/>
              </w:rPr>
              <w:t>Operations Portal – v1</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6E8F5" w14:textId="77777777" w:rsidR="005F5911" w:rsidRDefault="00F30925">
            <w:r>
              <w:rPr>
                <w:sz w:val="20"/>
                <w:szCs w:val="20"/>
              </w:rPr>
              <w:t>Order dashboard, Reconciliation, KYC queue management, Scheme master</w:t>
            </w:r>
          </w:p>
        </w:tc>
      </w:tr>
      <w:tr w:rsidR="005F5911" w14:paraId="33BFE060"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18E47" w14:textId="77777777" w:rsidR="005F5911" w:rsidRDefault="00F30925">
            <w:r>
              <w:rPr>
                <w:sz w:val="20"/>
                <w:szCs w:val="20"/>
              </w:rPr>
              <w:t>Customer Support – v1</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C009A" w14:textId="77777777" w:rsidR="005F5911" w:rsidRDefault="00F30925">
            <w:r>
              <w:rPr>
                <w:sz w:val="20"/>
                <w:szCs w:val="20"/>
              </w:rPr>
              <w:t>In-app ticket creation, Helpdesk integration, SEBI SCORES integration</w:t>
            </w:r>
          </w:p>
        </w:tc>
      </w:tr>
      <w:tr w:rsidR="005F5911" w14:paraId="6500D43B"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F80D7" w14:textId="77777777" w:rsidR="005F5911" w:rsidRDefault="00F30925">
            <w:r>
              <w:rPr>
                <w:sz w:val="20"/>
                <w:szCs w:val="20"/>
              </w:rPr>
              <w:t>Fraud Controls – v1</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E9A42" w14:textId="77777777" w:rsidR="005F5911" w:rsidRDefault="00F30925">
            <w:r>
              <w:rPr>
                <w:sz w:val="20"/>
                <w:szCs w:val="20"/>
              </w:rPr>
              <w:t>Device fingerprinting, Session management, Transaction velocity limits</w:t>
            </w:r>
          </w:p>
        </w:tc>
      </w:tr>
      <w:tr w:rsidR="005F5911" w14:paraId="50AF354D"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AB7BE" w14:textId="77777777" w:rsidR="005F5911" w:rsidRDefault="00F30925">
            <w:r>
              <w:rPr>
                <w:sz w:val="20"/>
                <w:szCs w:val="20"/>
              </w:rPr>
              <w:t>Notifications</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7EBD6" w14:textId="77777777" w:rsidR="005F5911" w:rsidRDefault="00F30925">
            <w:r>
              <w:rPr>
                <w:sz w:val="20"/>
                <w:szCs w:val="20"/>
              </w:rPr>
              <w:t>Order confirmations, SIP alerts, KYC status updates, Email + Push</w:t>
            </w:r>
          </w:p>
        </w:tc>
      </w:tr>
      <w:tr w:rsidR="005F5911" w14:paraId="28041F00" w14:textId="77777777">
        <w:tc>
          <w:tcPr>
            <w:tcW w:w="351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C9CAC87" w14:textId="77777777" w:rsidR="005F5911" w:rsidRDefault="00F30925">
            <w:r>
              <w:rPr>
                <w:b/>
                <w:bCs/>
                <w:color w:val="BF8F00"/>
                <w:sz w:val="20"/>
                <w:szCs w:val="20"/>
              </w:rPr>
              <w:t>Interest Capture – Other Products</w:t>
            </w:r>
          </w:p>
        </w:tc>
        <w:tc>
          <w:tcPr>
            <w:tcW w:w="585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193A3EA" w14:textId="77777777" w:rsidR="005F5911" w:rsidRDefault="00F30925">
            <w:r>
              <w:rPr>
                <w:sz w:val="20"/>
                <w:szCs w:val="20"/>
              </w:rPr>
              <w:t>Product showcase (PMS, AIF, Unlisted, Bonds, REITs); Interest Capture Form (10 fields); RM lead routing; CRM auto-creation; Ops lead dashboard; SLA tracking. NO execution — interest capture and RM pipeline only.</w:t>
            </w:r>
          </w:p>
        </w:tc>
      </w:tr>
      <w:tr w:rsidR="005F5911" w14:paraId="6D3A8522" w14:textId="77777777">
        <w:tc>
          <w:tcPr>
            <w:tcW w:w="351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126186B" w14:textId="77777777" w:rsidR="005F5911" w:rsidRDefault="00F30925">
            <w:r>
              <w:rPr>
                <w:b/>
                <w:bCs/>
                <w:color w:val="BF8F00"/>
                <w:sz w:val="20"/>
                <w:szCs w:val="20"/>
              </w:rPr>
              <w:t>Interest Capture – Tax &amp; CA Services</w:t>
            </w:r>
          </w:p>
        </w:tc>
        <w:tc>
          <w:tcPr>
            <w:tcW w:w="585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D839D68" w14:textId="77777777" w:rsidR="005F5911" w:rsidRDefault="00F30925">
            <w:r>
              <w:rPr>
                <w:sz w:val="20"/>
                <w:szCs w:val="20"/>
              </w:rPr>
              <w:t>Tax services showcase; 16-field interest capture form with conditional property and notice flows; CA assignment routing; contextual in-app prompts (6 trigger events); CA empanelment ops framework. CA delivery in Phase 2.</w:t>
            </w:r>
          </w:p>
        </w:tc>
      </w:tr>
      <w:tr w:rsidR="005F5911" w14:paraId="08F2D44C" w14:textId="77777777">
        <w:tc>
          <w:tcPr>
            <w:tcW w:w="351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791247FC" w14:textId="77777777" w:rsidR="005F5911" w:rsidRDefault="00F30925">
            <w:r>
              <w:rPr>
                <w:b/>
                <w:bCs/>
                <w:color w:val="5B2C8D"/>
                <w:sz w:val="20"/>
                <w:szCs w:val="20"/>
              </w:rPr>
              <w:t>AI Layer 1 – Smart KYC</w:t>
            </w:r>
          </w:p>
        </w:tc>
        <w:tc>
          <w:tcPr>
            <w:tcW w:w="585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4D607845" w14:textId="77777777" w:rsidR="005F5911" w:rsidRDefault="00F30925">
            <w:r>
              <w:rPr>
                <w:sz w:val="20"/>
                <w:szCs w:val="20"/>
              </w:rPr>
              <w:t>Gemini 2.0 Flash passport OCR (auto data extraction), iProov liveness + deepfake detection, AI KYC auto-approval agent (Claude API), document completeness predictor. Target: 95% auto-approval, 8-minute KYC completion.</w:t>
            </w:r>
          </w:p>
        </w:tc>
      </w:tr>
      <w:tr w:rsidR="005F5911" w14:paraId="1C6806F4" w14:textId="77777777">
        <w:tc>
          <w:tcPr>
            <w:tcW w:w="351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66C72A4B" w14:textId="77777777" w:rsidR="005F5911" w:rsidRDefault="00F30925">
            <w:r>
              <w:rPr>
                <w:b/>
                <w:bCs/>
                <w:color w:val="5B2C8D"/>
                <w:sz w:val="20"/>
                <w:szCs w:val="20"/>
              </w:rPr>
              <w:t>AI Layer 2 – Pre-Redemption Tax Simulator</w:t>
            </w:r>
          </w:p>
        </w:tc>
        <w:tc>
          <w:tcPr>
            <w:tcW w:w="585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01AE726A" w14:textId="77777777" w:rsidR="005F5911" w:rsidRDefault="00F30925">
            <w:r>
              <w:rPr>
                <w:sz w:val="20"/>
                <w:szCs w:val="20"/>
              </w:rPr>
              <w:t>Real-time TDS display before every redemption confirmation. Tax tip generation (Claude Haiku). DTAA benefit indicator. Estimated net proceeds after TDS. RAG tax rule knowledge base live.</w:t>
            </w:r>
          </w:p>
        </w:tc>
      </w:tr>
      <w:tr w:rsidR="005F5911" w14:paraId="2711B6AE" w14:textId="77777777">
        <w:tc>
          <w:tcPr>
            <w:tcW w:w="351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5DDF8C31" w14:textId="77777777" w:rsidR="005F5911" w:rsidRDefault="00F30925">
            <w:r>
              <w:rPr>
                <w:b/>
                <w:bCs/>
                <w:color w:val="5B2C8D"/>
                <w:sz w:val="20"/>
                <w:szCs w:val="20"/>
              </w:rPr>
              <w:t>AI Layer 5 – Fraud &amp; Biometrics v1</w:t>
            </w:r>
          </w:p>
        </w:tc>
        <w:tc>
          <w:tcPr>
            <w:tcW w:w="585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64122491" w14:textId="77777777" w:rsidR="005F5911" w:rsidRDefault="00F30925">
            <w:r>
              <w:rPr>
                <w:sz w:val="20"/>
                <w:szCs w:val="20"/>
              </w:rPr>
              <w:t>BioCatch behavioural biometrics SDK integrated. Rule-based AML engine with LLM narrative layer (Claude). Basic transaction anomaly detection. AML alert with human-readable compliance summary.</w:t>
            </w:r>
          </w:p>
        </w:tc>
      </w:tr>
      <w:tr w:rsidR="005F5911" w14:paraId="694FDCA6" w14:textId="77777777">
        <w:tc>
          <w:tcPr>
            <w:tcW w:w="351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6D99E92E" w14:textId="77777777" w:rsidR="005F5911" w:rsidRDefault="00F30925">
            <w:r>
              <w:rPr>
                <w:b/>
                <w:bCs/>
                <w:color w:val="5B2C8D"/>
                <w:sz w:val="20"/>
                <w:szCs w:val="20"/>
              </w:rPr>
              <w:t>AI Layer 6 – Ops Co-Pilot v1</w:t>
            </w:r>
          </w:p>
        </w:tc>
        <w:tc>
          <w:tcPr>
            <w:tcW w:w="585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44937DDA" w14:textId="77777777" w:rsidR="005F5911" w:rsidRDefault="00F30925">
            <w:r>
              <w:rPr>
                <w:sz w:val="20"/>
                <w:szCs w:val="20"/>
              </w:rPr>
              <w:t>AI reconciliation exception classifier. SEBI SCORES auto-response drafter (Claude). Intelligent exception handler for rule-based resolution. Target: 60% reduction in ops reconciliation workload.</w:t>
            </w:r>
          </w:p>
        </w:tc>
      </w:tr>
      <w:tr w:rsidR="005F5911" w14:paraId="76F63ABB" w14:textId="77777777">
        <w:tc>
          <w:tcPr>
            <w:tcW w:w="351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37D0BEF2" w14:textId="77777777" w:rsidR="005F5911" w:rsidRDefault="00F30925">
            <w:r>
              <w:rPr>
                <w:b/>
                <w:bCs/>
                <w:color w:val="5B2C8D"/>
                <w:sz w:val="20"/>
                <w:szCs w:val="20"/>
              </w:rPr>
              <w:t>AI Support Agent v1</w:t>
            </w:r>
          </w:p>
        </w:tc>
        <w:tc>
          <w:tcPr>
            <w:tcW w:w="585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5E3A204E" w14:textId="77777777" w:rsidR="005F5911" w:rsidRDefault="00F30925">
            <w:r>
              <w:rPr>
                <w:sz w:val="20"/>
                <w:szCs w:val="20"/>
              </w:rPr>
              <w:t>Claude Sonnet with tool use for in-app support. Order status, payment status, and RTA API tools. Sentiment-aware escalation to Zendesk with context package. Target: 70% auto-resolution rate.</w:t>
            </w:r>
          </w:p>
        </w:tc>
      </w:tr>
      <w:tr w:rsidR="005F5911" w14:paraId="31EA532A" w14:textId="77777777">
        <w:tc>
          <w:tcPr>
            <w:tcW w:w="351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5F381570" w14:textId="77777777" w:rsidR="005F5911" w:rsidRDefault="00F30925">
            <w:r>
              <w:rPr>
                <w:b/>
                <w:bCs/>
                <w:color w:val="5B2C8D"/>
                <w:sz w:val="20"/>
                <w:szCs w:val="20"/>
              </w:rPr>
              <w:t>WhatsApp AI Bot v1</w:t>
            </w:r>
          </w:p>
        </w:tc>
        <w:tc>
          <w:tcPr>
            <w:tcW w:w="585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059B4D1F" w14:textId="77777777" w:rsidR="005F5911" w:rsidRDefault="00F30925">
            <w:r>
              <w:rPr>
                <w:sz w:val="20"/>
                <w:szCs w:val="20"/>
              </w:rPr>
              <w:t>Portfolio summary, SIP alerts, tax reminders via WhatsApp WABA. Claude Haiku. OTP-verified sessions. English launch; Hindi in Phase 2. No transaction execution — deep-links only.</w:t>
            </w:r>
          </w:p>
        </w:tc>
      </w:tr>
    </w:tbl>
    <w:p w14:paraId="05852EE1" w14:textId="77777777" w:rsidR="005F5911" w:rsidRDefault="005F5911">
      <w:pPr>
        <w:spacing w:before="40" w:after="40"/>
      </w:pPr>
    </w:p>
    <w:p w14:paraId="61641F30" w14:textId="77777777" w:rsidR="005F5911" w:rsidRDefault="00F30925">
      <w:pPr>
        <w:pStyle w:val="Heading2"/>
        <w:pBdr>
          <w:bottom w:val="single" w:sz="4" w:space="2" w:color="D5E8F0"/>
        </w:pBdr>
      </w:pPr>
      <w:r>
        <w:t>Phase 2 – Full Feature Parity (Months 6–9)</w:t>
      </w:r>
    </w:p>
    <w:p w14:paraId="590D7025" w14:textId="77777777" w:rsidR="005F5911" w:rsidRDefault="00F30925">
      <w:pPr>
        <w:spacing w:before="60" w:after="60"/>
      </w:pPr>
      <w:r>
        <w:t>Target: All investment types, complete tax tools, DTAA module, joint accounts, and RM portal live.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5850"/>
      </w:tblGrid>
      <w:tr w:rsidR="005F5911" w14:paraId="23D9D6B7" w14:textId="77777777">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941102" w14:textId="77777777" w:rsidR="005F5911" w:rsidRDefault="00F30925">
            <w:r>
              <w:rPr>
                <w:b/>
                <w:bCs/>
                <w:color w:val="FFFFFF"/>
                <w:sz w:val="20"/>
                <w:szCs w:val="20"/>
              </w:rPr>
              <w:t>Module</w:t>
            </w:r>
          </w:p>
        </w:tc>
        <w:tc>
          <w:tcPr>
            <w:tcW w:w="58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5D6434" w14:textId="77777777" w:rsidR="005F5911" w:rsidRDefault="00F30925">
            <w:r>
              <w:rPr>
                <w:b/>
                <w:bCs/>
                <w:color w:val="FFFFFF"/>
                <w:sz w:val="20"/>
                <w:szCs w:val="20"/>
              </w:rPr>
              <w:t>Key Features</w:t>
            </w:r>
          </w:p>
        </w:tc>
      </w:tr>
      <w:tr w:rsidR="005F5911" w14:paraId="408BF346"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EEA51" w14:textId="77777777" w:rsidR="005F5911" w:rsidRDefault="00F30925">
            <w:r>
              <w:rPr>
                <w:sz w:val="20"/>
                <w:szCs w:val="20"/>
              </w:rPr>
              <w:t>Advanced Order Types</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01C57" w14:textId="77777777" w:rsidR="005F5911" w:rsidRDefault="00F30925">
            <w:r>
              <w:rPr>
                <w:sz w:val="20"/>
                <w:szCs w:val="20"/>
              </w:rPr>
              <w:t>STP, SWP, Switch transactions, NFO subscription</w:t>
            </w:r>
          </w:p>
        </w:tc>
      </w:tr>
      <w:tr w:rsidR="005F5911" w14:paraId="3FDACC96"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08AB6" w14:textId="77777777" w:rsidR="005F5911" w:rsidRDefault="00F30925">
            <w:r>
              <w:rPr>
                <w:sz w:val="20"/>
                <w:szCs w:val="20"/>
              </w:rPr>
              <w:t>IDCW / Dividend</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6507E" w14:textId="77777777" w:rsidR="005F5911" w:rsidRDefault="00F30925">
            <w:r>
              <w:rPr>
                <w:sz w:val="20"/>
                <w:szCs w:val="20"/>
              </w:rPr>
              <w:t>Dividend payout and reinvestment option selection and management</w:t>
            </w:r>
          </w:p>
        </w:tc>
      </w:tr>
      <w:tr w:rsidR="005F5911" w14:paraId="5DCCF04D"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77607" w14:textId="77777777" w:rsidR="005F5911" w:rsidRDefault="00F30925">
            <w:r>
              <w:rPr>
                <w:sz w:val="20"/>
                <w:szCs w:val="20"/>
              </w:rPr>
              <w:t>DTAA Management Module</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7B4BA" w14:textId="77777777" w:rsidR="005F5911" w:rsidRDefault="00F30925">
            <w:r>
              <w:rPr>
                <w:sz w:val="20"/>
                <w:szCs w:val="20"/>
              </w:rPr>
              <w:t>TRC upload, Form 10F, compliance review, treaty rate application, savings display</w:t>
            </w:r>
          </w:p>
        </w:tc>
      </w:tr>
      <w:tr w:rsidR="005F5911" w14:paraId="523F3C96"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BA4AC" w14:textId="77777777" w:rsidR="005F5911" w:rsidRDefault="00F30925">
            <w:r>
              <w:rPr>
                <w:sz w:val="20"/>
                <w:szCs w:val="20"/>
              </w:rPr>
              <w:t>Advanced Tax Reporting</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92724" w14:textId="77777777" w:rsidR="005F5911" w:rsidRDefault="00F30925">
            <w:r>
              <w:rPr>
                <w:sz w:val="20"/>
                <w:szCs w:val="20"/>
              </w:rPr>
              <w:t>Full capital gains (STCG/LTCG/DTAA), Form 15CA/15CB guidance, Form 67 data, repatriation statement</w:t>
            </w:r>
          </w:p>
        </w:tc>
      </w:tr>
      <w:tr w:rsidR="005F5911" w14:paraId="01815A85"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41C49" w14:textId="77777777" w:rsidR="005F5911" w:rsidRDefault="00F30925">
            <w:r>
              <w:rPr>
                <w:sz w:val="20"/>
                <w:szCs w:val="20"/>
              </w:rPr>
              <w:t>Joint Account Journey</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DF589" w14:textId="77777777" w:rsidR="005F5911" w:rsidRDefault="00F30925">
            <w:r>
              <w:rPr>
                <w:sz w:val="20"/>
                <w:szCs w:val="20"/>
              </w:rPr>
              <w:t>Second holder KYC, mandate type selection, joint e-sign, communication routing</w:t>
            </w:r>
          </w:p>
        </w:tc>
      </w:tr>
      <w:tr w:rsidR="005F5911" w14:paraId="25203E37"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A5A4F" w14:textId="77777777" w:rsidR="005F5911" w:rsidRDefault="00F30925">
            <w:r>
              <w:rPr>
                <w:sz w:val="20"/>
                <w:szCs w:val="20"/>
              </w:rPr>
              <w:t>KYC Lifecycle Module</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7792B" w14:textId="77777777" w:rsidR="005F5911" w:rsidRDefault="00F30925">
            <w:r>
              <w:rPr>
                <w:sz w:val="20"/>
                <w:szCs w:val="20"/>
              </w:rPr>
              <w:t>Document expiry tracking, re-KYC flow, address change, NRI-to-resident conversion</w:t>
            </w:r>
          </w:p>
        </w:tc>
      </w:tr>
      <w:tr w:rsidR="005F5911" w14:paraId="087B47D3"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F846B" w14:textId="77777777" w:rsidR="005F5911" w:rsidRDefault="00F30925">
            <w:r>
              <w:rPr>
                <w:sz w:val="20"/>
                <w:szCs w:val="20"/>
              </w:rPr>
              <w:t>Nominee Management Module</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7DECD" w14:textId="77777777" w:rsidR="005F5911" w:rsidRDefault="00F30925">
            <w:r>
              <w:rPr>
                <w:sz w:val="20"/>
                <w:szCs w:val="20"/>
              </w:rPr>
              <w:t>Add/modify nominees, % split, minor guardian, death claim initiation</w:t>
            </w:r>
          </w:p>
        </w:tc>
      </w:tr>
      <w:tr w:rsidR="005F5911" w14:paraId="1938AF23"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F2BF6" w14:textId="77777777" w:rsidR="005F5911" w:rsidRDefault="00F30925">
            <w:r>
              <w:rPr>
                <w:sz w:val="20"/>
                <w:szCs w:val="20"/>
              </w:rPr>
              <w:t>RM Portal</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6730E" w14:textId="77777777" w:rsidR="005F5911" w:rsidRDefault="00F30925">
            <w:r>
              <w:rPr>
                <w:sz w:val="20"/>
                <w:szCs w:val="20"/>
              </w:rPr>
              <w:t>Client portfolio view, assisted transaction initiation, communication log, escalation</w:t>
            </w:r>
          </w:p>
        </w:tc>
      </w:tr>
      <w:tr w:rsidR="005F5911" w14:paraId="24F3E808"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39D65" w14:textId="77777777" w:rsidR="005F5911" w:rsidRDefault="00F30925">
            <w:r>
              <w:rPr>
                <w:sz w:val="20"/>
                <w:szCs w:val="20"/>
              </w:rPr>
              <w:t>Goal-Based Investing</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9F0B3" w14:textId="77777777" w:rsidR="005F5911" w:rsidRDefault="00F30925">
            <w:r>
              <w:rPr>
                <w:sz w:val="20"/>
                <w:szCs w:val="20"/>
              </w:rPr>
              <w:t>Goal creation, SIP recommendation, progress tracking, rebalancing nudges</w:t>
            </w:r>
          </w:p>
        </w:tc>
      </w:tr>
      <w:tr w:rsidR="005F5911" w14:paraId="71E2AA25"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94F0D" w14:textId="77777777" w:rsidR="005F5911" w:rsidRDefault="00F30925">
            <w:r>
              <w:rPr>
                <w:sz w:val="20"/>
                <w:szCs w:val="20"/>
              </w:rPr>
              <w:t>Model Portfolio</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A7EE3" w14:textId="77777777" w:rsidR="005F5911" w:rsidRDefault="00F30925">
            <w:r>
              <w:rPr>
                <w:sz w:val="20"/>
                <w:szCs w:val="20"/>
              </w:rPr>
              <w:t>Model creation, drift monitoring, rebalancing recommendations</w:t>
            </w:r>
          </w:p>
        </w:tc>
      </w:tr>
      <w:tr w:rsidR="005F5911" w14:paraId="3581D0F1"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64BEC" w14:textId="77777777" w:rsidR="005F5911" w:rsidRDefault="00F30925">
            <w:r>
              <w:rPr>
                <w:sz w:val="20"/>
                <w:szCs w:val="20"/>
              </w:rPr>
              <w:t>Account Aggregator</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B6796" w14:textId="77777777" w:rsidR="005F5911" w:rsidRDefault="00F30925">
            <w:r>
              <w:rPr>
                <w:sz w:val="20"/>
                <w:szCs w:val="20"/>
              </w:rPr>
              <w:t>Consent-based data fetch, CAS import from CAMS/KFintech</w:t>
            </w:r>
          </w:p>
        </w:tc>
      </w:tr>
      <w:tr w:rsidR="005F5911" w14:paraId="754CFFE8"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97329" w14:textId="77777777" w:rsidR="005F5911" w:rsidRDefault="00F30925">
            <w:r>
              <w:rPr>
                <w:sz w:val="20"/>
                <w:szCs w:val="20"/>
              </w:rPr>
              <w:t>Held-Away Consolidation</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3BBEB" w14:textId="77777777" w:rsidR="005F5911" w:rsidRDefault="00F30925">
            <w:r>
              <w:rPr>
                <w:sz w:val="20"/>
                <w:szCs w:val="20"/>
              </w:rPr>
              <w:t>CAS upload, auto-parse, consolidated portfolio view</w:t>
            </w:r>
          </w:p>
        </w:tc>
      </w:tr>
      <w:tr w:rsidR="005F5911" w14:paraId="702EEB95"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269CF" w14:textId="77777777" w:rsidR="005F5911" w:rsidRDefault="00F30925">
            <w:r>
              <w:rPr>
                <w:sz w:val="20"/>
                <w:szCs w:val="20"/>
              </w:rPr>
              <w:t>WhatsApp Bot – v1</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1EDDC" w14:textId="77777777" w:rsidR="005F5911" w:rsidRDefault="00F30925">
            <w:r>
              <w:rPr>
                <w:sz w:val="20"/>
                <w:szCs w:val="20"/>
              </w:rPr>
              <w:t>Portfolio summary, SIP alert, opt-in mandate reminders</w:t>
            </w:r>
          </w:p>
        </w:tc>
      </w:tr>
      <w:tr w:rsidR="005F5911" w14:paraId="75837B82" w14:textId="77777777">
        <w:tc>
          <w:tcPr>
            <w:tcW w:w="351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310AB17" w14:textId="77777777" w:rsidR="005F5911" w:rsidRDefault="00F30925">
            <w:r>
              <w:rPr>
                <w:b/>
                <w:bCs/>
                <w:color w:val="BF8F00"/>
                <w:sz w:val="20"/>
                <w:szCs w:val="20"/>
              </w:rPr>
              <w:t>PMS &amp; AIF – Execution &amp; Onboarding</w:t>
            </w:r>
          </w:p>
        </w:tc>
        <w:tc>
          <w:tcPr>
            <w:tcW w:w="585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18063DA" w14:textId="77777777" w:rsidR="005F5911" w:rsidRDefault="00F30925">
            <w:r>
              <w:rPr>
                <w:sz w:val="20"/>
                <w:szCs w:val="20"/>
              </w:rPr>
              <w:t>Investor eligibility check (accredited investor / HNI threshold), KYC-EDD, PMS/AIF subscription workflow, manager agreement digitisation, portfolio reporting integration. (Interest capture was Phase 1)</w:t>
            </w:r>
          </w:p>
        </w:tc>
      </w:tr>
      <w:tr w:rsidR="005F5911" w14:paraId="6AFD5E3A" w14:textId="77777777">
        <w:tc>
          <w:tcPr>
            <w:tcW w:w="351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02617D9" w14:textId="77777777" w:rsidR="005F5911" w:rsidRDefault="00F30925">
            <w:r>
              <w:rPr>
                <w:b/>
                <w:bCs/>
                <w:color w:val="BF8F00"/>
                <w:sz w:val="20"/>
                <w:szCs w:val="20"/>
              </w:rPr>
              <w:t>Unlisted Stocks &amp; Bonds — Execution</w:t>
            </w:r>
          </w:p>
        </w:tc>
        <w:tc>
          <w:tcPr>
            <w:tcW w:w="585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06DAFC7" w14:textId="77777777" w:rsidR="005F5911" w:rsidRDefault="00F30925">
            <w:r>
              <w:rPr>
                <w:sz w:val="20"/>
                <w:szCs w:val="20"/>
              </w:rPr>
              <w:t>DP account linkage, pricing data feed, settlement workflow for unlisted equity and bond transactions. (Interest capture was Phase 1)</w:t>
            </w:r>
          </w:p>
        </w:tc>
      </w:tr>
      <w:tr w:rsidR="005F5911" w14:paraId="4030EB49" w14:textId="77777777">
        <w:tc>
          <w:tcPr>
            <w:tcW w:w="351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514B75B" w14:textId="77777777" w:rsidR="005F5911" w:rsidRDefault="00F30925">
            <w:r>
              <w:rPr>
                <w:b/>
                <w:bCs/>
                <w:color w:val="BF8F00"/>
                <w:sz w:val="20"/>
                <w:szCs w:val="20"/>
              </w:rPr>
              <w:t>CA Tax Services — Full Delivery</w:t>
            </w:r>
          </w:p>
        </w:tc>
        <w:tc>
          <w:tcPr>
            <w:tcW w:w="585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6CAE145" w14:textId="77777777" w:rsidR="005F5911" w:rsidRDefault="00F30925">
            <w:r>
              <w:rPr>
                <w:sz w:val="20"/>
                <w:szCs w:val="20"/>
              </w:rPr>
              <w:t>CA service delivery workflow on platform: Document exchange, draft return review, e-sign, filing confirmation, payment gateway for CA fees, service completion tracking. (Interest capture was Phase 1)</w:t>
            </w:r>
          </w:p>
        </w:tc>
      </w:tr>
      <w:tr w:rsidR="005F5911" w14:paraId="53C82A09" w14:textId="77777777">
        <w:tc>
          <w:tcPr>
            <w:tcW w:w="351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2FBF137B" w14:textId="77777777" w:rsidR="005F5911" w:rsidRDefault="00F30925">
            <w:r>
              <w:rPr>
                <w:b/>
                <w:bCs/>
                <w:color w:val="5B2C8D"/>
                <w:sz w:val="20"/>
                <w:szCs w:val="20"/>
              </w:rPr>
              <w:t>AI Layer 2 – Tax Advisor Chat</w:t>
            </w:r>
          </w:p>
        </w:tc>
        <w:tc>
          <w:tcPr>
            <w:tcW w:w="585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505B25DB" w14:textId="77777777" w:rsidR="005F5911" w:rsidRDefault="00F30925">
            <w:r>
              <w:rPr>
                <w:sz w:val="20"/>
                <w:szCs w:val="20"/>
              </w:rPr>
              <w:t>Full conversational tax Q&amp;A with live portfolio context. DTAA benefit explainer (personalised). Claude Sonnet + RAG (ITAT rulings, treaty articles, AMFI circulars). Guardrails AI output validation live.</w:t>
            </w:r>
          </w:p>
        </w:tc>
      </w:tr>
      <w:tr w:rsidR="005F5911" w14:paraId="57987E7F" w14:textId="77777777">
        <w:tc>
          <w:tcPr>
            <w:tcW w:w="351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41016F31" w14:textId="77777777" w:rsidR="005F5911" w:rsidRDefault="00F30925">
            <w:r>
              <w:rPr>
                <w:b/>
                <w:bCs/>
                <w:color w:val="5B2C8D"/>
                <w:sz w:val="20"/>
                <w:szCs w:val="20"/>
              </w:rPr>
              <w:t>AI Layer 3 – Personalisation Engine v1</w:t>
            </w:r>
          </w:p>
        </w:tc>
        <w:tc>
          <w:tcPr>
            <w:tcW w:w="585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6F136F0F" w14:textId="77777777" w:rsidR="005F5911" w:rsidRDefault="00F30925">
            <w:r>
              <w:rPr>
                <w:sz w:val="20"/>
                <w:szCs w:val="20"/>
              </w:rPr>
              <w:t>NRI recommendation engine (two-tower model, trained on Phase 1 data). Optimal SIP date predictor (AA bank data). NFO smart alert matching. Send-time optimisation (Bayesian bandit).</w:t>
            </w:r>
          </w:p>
        </w:tc>
      </w:tr>
      <w:tr w:rsidR="005F5911" w14:paraId="57BC1E19" w14:textId="77777777">
        <w:tc>
          <w:tcPr>
            <w:tcW w:w="351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1039A548" w14:textId="77777777" w:rsidR="005F5911" w:rsidRDefault="00F30925">
            <w:r>
              <w:rPr>
                <w:b/>
                <w:bCs/>
                <w:color w:val="5B2C8D"/>
                <w:sz w:val="20"/>
                <w:szCs w:val="20"/>
              </w:rPr>
              <w:t>AI Layer 4 – Repatriation Planner</w:t>
            </w:r>
          </w:p>
        </w:tc>
        <w:tc>
          <w:tcPr>
            <w:tcW w:w="585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0E867827" w14:textId="77777777" w:rsidR="005F5911" w:rsidRDefault="00F30925">
            <w:r>
              <w:rPr>
                <w:sz w:val="20"/>
                <w:szCs w:val="20"/>
              </w:rPr>
              <w:t>Conversational repatriation AI (Claude + FX rate tool + rule engine). Form 15CA pre-fill agent (structured output). India visit mode AI checklist generator. ITR pre-fill agent for MF capital gains.</w:t>
            </w:r>
          </w:p>
        </w:tc>
      </w:tr>
      <w:tr w:rsidR="005F5911" w14:paraId="31A2A6D2" w14:textId="77777777">
        <w:tc>
          <w:tcPr>
            <w:tcW w:w="351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66DB8C2E" w14:textId="77777777" w:rsidR="005F5911" w:rsidRDefault="00F30925">
            <w:r>
              <w:rPr>
                <w:b/>
                <w:bCs/>
                <w:color w:val="5B2C8D"/>
                <w:sz w:val="20"/>
                <w:szCs w:val="20"/>
              </w:rPr>
              <w:t>AI RM Copilot v1</w:t>
            </w:r>
          </w:p>
        </w:tc>
        <w:tc>
          <w:tcPr>
            <w:tcW w:w="585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0F9DBE85" w14:textId="77777777" w:rsidR="005F5911" w:rsidRDefault="00F30925">
            <w:r>
              <w:rPr>
                <w:sz w:val="20"/>
                <w:szCs w:val="20"/>
              </w:rPr>
              <w:t>Pre-call briefing card (Claude). Call transcript intelligence (Whisper STT + Claude analysis). CRM auto-population of follow-up tasks. Churn prediction model (XGBoost) — weekly scoring, RM dashboard alerts.</w:t>
            </w:r>
          </w:p>
        </w:tc>
      </w:tr>
      <w:tr w:rsidR="005F5911" w14:paraId="06E207EF" w14:textId="77777777">
        <w:tc>
          <w:tcPr>
            <w:tcW w:w="351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47E68A19" w14:textId="77777777" w:rsidR="005F5911" w:rsidRDefault="00F30925">
            <w:r>
              <w:rPr>
                <w:b/>
                <w:bCs/>
                <w:color w:val="5B2C8D"/>
                <w:sz w:val="20"/>
                <w:szCs w:val="20"/>
              </w:rPr>
              <w:t>AI Layer 5 – Fraud AI v2</w:t>
            </w:r>
          </w:p>
        </w:tc>
        <w:tc>
          <w:tcPr>
            <w:tcW w:w="585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724CC9AE" w14:textId="77777777" w:rsidR="005F5911" w:rsidRDefault="00F30925">
            <w:r>
              <w:rPr>
                <w:sz w:val="20"/>
                <w:szCs w:val="20"/>
              </w:rPr>
              <w:t>NRI-calibrated anomaly detection model (Isolation Forest, per-investor baseline). SIP bounce predictor (LSTM on AA bank balance data) — 7-day advance warning. Enhanced AML narrative with case confidence scoring.</w:t>
            </w:r>
          </w:p>
        </w:tc>
      </w:tr>
      <w:tr w:rsidR="005F5911" w14:paraId="4BBA02F4" w14:textId="77777777">
        <w:tc>
          <w:tcPr>
            <w:tcW w:w="351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285708B5" w14:textId="77777777" w:rsidR="005F5911" w:rsidRDefault="00F30925">
            <w:r>
              <w:rPr>
                <w:b/>
                <w:bCs/>
                <w:color w:val="5B2C8D"/>
                <w:sz w:val="20"/>
                <w:szCs w:val="20"/>
              </w:rPr>
              <w:t>AI CA Document Extractor</w:t>
            </w:r>
          </w:p>
        </w:tc>
        <w:tc>
          <w:tcPr>
            <w:tcW w:w="585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2DF5DA07" w14:textId="77777777" w:rsidR="005F5911" w:rsidRDefault="00F30925">
            <w:r>
              <w:rPr>
                <w:sz w:val="20"/>
                <w:szCs w:val="20"/>
              </w:rPr>
              <w:t>Universal tax document parser (Claude document API + Gemini). Property capital gains computation agent. Form 26AS structured extraction. CA intake brief auto-generation. Reduces CA intake time from 45 min to 5 min.</w:t>
            </w:r>
          </w:p>
        </w:tc>
      </w:tr>
    </w:tbl>
    <w:p w14:paraId="3A101E43" w14:textId="77777777" w:rsidR="005F5911" w:rsidRDefault="005F5911">
      <w:pPr>
        <w:spacing w:before="40" w:after="40"/>
      </w:pPr>
    </w:p>
    <w:p w14:paraId="1765BF18" w14:textId="77777777" w:rsidR="005F5911" w:rsidRDefault="00F30925">
      <w:pPr>
        <w:pStyle w:val="Heading2"/>
        <w:pBdr>
          <w:bottom w:val="single" w:sz="4" w:space="2" w:color="D5E8F0"/>
        </w:pBdr>
      </w:pPr>
      <w:r>
        <w:t>Phase 3 – Differentiation &amp; Expansion (Months 9–15)</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5850"/>
      </w:tblGrid>
      <w:tr w:rsidR="005F5911" w14:paraId="34E9C07D" w14:textId="77777777">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60AB86" w14:textId="77777777" w:rsidR="005F5911" w:rsidRDefault="00F30925">
            <w:r>
              <w:rPr>
                <w:b/>
                <w:bCs/>
                <w:color w:val="FFFFFF"/>
                <w:sz w:val="20"/>
                <w:szCs w:val="20"/>
              </w:rPr>
              <w:t>Module</w:t>
            </w:r>
          </w:p>
        </w:tc>
        <w:tc>
          <w:tcPr>
            <w:tcW w:w="58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A1092C" w14:textId="77777777" w:rsidR="005F5911" w:rsidRDefault="00F30925">
            <w:r>
              <w:rPr>
                <w:b/>
                <w:bCs/>
                <w:color w:val="FFFFFF"/>
                <w:sz w:val="20"/>
                <w:szCs w:val="20"/>
              </w:rPr>
              <w:t>Key Features / Notes</w:t>
            </w:r>
          </w:p>
        </w:tc>
      </w:tr>
      <w:tr w:rsidR="005F5911" w14:paraId="32F00FE1"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A5DA5" w14:textId="77777777" w:rsidR="005F5911" w:rsidRDefault="00F30925">
            <w:r>
              <w:rPr>
                <w:sz w:val="20"/>
                <w:szCs w:val="20"/>
              </w:rPr>
              <w:t>Repatriation Planning Tool</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73B71" w14:textId="77777777" w:rsidR="005F5911" w:rsidRDefault="00F30925">
            <w:r>
              <w:rPr>
                <w:sz w:val="20"/>
                <w:szCs w:val="20"/>
              </w:rPr>
              <w:t>Full repatriation simulator, FY limit tracker, 15CA/15CB draft generation, CA empanelment</w:t>
            </w:r>
          </w:p>
        </w:tc>
      </w:tr>
      <w:tr w:rsidR="005F5911" w14:paraId="604526C6"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DFC8F" w14:textId="77777777" w:rsidR="005F5911" w:rsidRDefault="00F30925">
            <w:r>
              <w:rPr>
                <w:sz w:val="20"/>
                <w:szCs w:val="20"/>
              </w:rPr>
              <w:t>Dual-Country Tax Dashboard</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EE146" w14:textId="77777777" w:rsidR="005F5911" w:rsidRDefault="00F30925">
            <w:r>
              <w:rPr>
                <w:sz w:val="20"/>
                <w:szCs w:val="20"/>
              </w:rPr>
              <w:t>India + UAE/Singapore/UK tax summary; estimated local tax treatment</w:t>
            </w:r>
          </w:p>
        </w:tc>
      </w:tr>
      <w:tr w:rsidR="005F5911" w14:paraId="4EDCEB08"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D6CCB" w14:textId="77777777" w:rsidR="005F5911" w:rsidRDefault="00F30925">
            <w:r>
              <w:rPr>
                <w:sz w:val="20"/>
                <w:szCs w:val="20"/>
              </w:rPr>
              <w:t>India Visit Mode</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3930B" w14:textId="77777777" w:rsidR="005F5911" w:rsidRDefault="00F30925">
            <w:r>
              <w:rPr>
                <w:sz w:val="20"/>
                <w:szCs w:val="20"/>
              </w:rPr>
              <w:t>IP-detect, NACH setup prompt, KYC update, high-value activation flows</w:t>
            </w:r>
          </w:p>
        </w:tc>
      </w:tr>
      <w:tr w:rsidR="005F5911" w14:paraId="77E87922"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16A2D" w14:textId="77777777" w:rsidR="005F5911" w:rsidRDefault="00F30925">
            <w:r>
              <w:rPr>
                <w:sz w:val="20"/>
                <w:szCs w:val="20"/>
              </w:rPr>
              <w:t>AI Tax Advisor Chat</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2F2C6" w14:textId="77777777" w:rsidR="005F5911" w:rsidRDefault="00F30925">
            <w:r>
              <w:rPr>
                <w:sz w:val="20"/>
                <w:szCs w:val="20"/>
              </w:rPr>
              <w:t>LLM-powered tax Q&amp;A using investor's portfolio data; scenario modelling</w:t>
            </w:r>
          </w:p>
        </w:tc>
      </w:tr>
      <w:tr w:rsidR="005F5911" w14:paraId="3CAE5BAA"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BFA13" w14:textId="77777777" w:rsidR="005F5911" w:rsidRDefault="00F30925">
            <w:r>
              <w:rPr>
                <w:sz w:val="20"/>
                <w:szCs w:val="20"/>
              </w:rPr>
              <w:t>GIFT City / IFSC Funds</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573F6" w14:textId="77777777" w:rsidR="005F5911" w:rsidRDefault="00F30925">
            <w:r>
              <w:rPr>
                <w:sz w:val="20"/>
                <w:szCs w:val="20"/>
              </w:rPr>
              <w:t>USD-denominated fund investments; solves PFIC for US NRIs; SEBI IFSC license required</w:t>
            </w:r>
          </w:p>
        </w:tc>
      </w:tr>
      <w:tr w:rsidR="005F5911" w14:paraId="6971AD28"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F648C" w14:textId="77777777" w:rsidR="005F5911" w:rsidRDefault="00F30925">
            <w:r>
              <w:rPr>
                <w:sz w:val="20"/>
                <w:szCs w:val="20"/>
              </w:rPr>
              <w:t>Remittance-to-Invest</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115E4" w14:textId="77777777" w:rsidR="005F5911" w:rsidRDefault="00F30925">
            <w:r>
              <w:rPr>
                <w:sz w:val="20"/>
                <w:szCs w:val="20"/>
              </w:rPr>
              <w:t>Partner with UAE/UK/Singapore remittance provider; simultaneous invest on fund receipt</w:t>
            </w:r>
          </w:p>
        </w:tc>
      </w:tr>
      <w:tr w:rsidR="005F5911" w14:paraId="76D9CE1B" w14:textId="77777777">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CD5EF" w14:textId="77777777" w:rsidR="005F5911" w:rsidRDefault="00F30925">
            <w:r>
              <w:rPr>
                <w:sz w:val="20"/>
                <w:szCs w:val="20"/>
              </w:rPr>
              <w:t>NRI Referral Engine</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81C13" w14:textId="77777777" w:rsidR="005F5911" w:rsidRDefault="00F30925">
            <w:r>
              <w:rPr>
                <w:sz w:val="20"/>
                <w:szCs w:val="20"/>
              </w:rPr>
              <w:t>Structured referral program; social proof on scheme pages; community leaderboard</w:t>
            </w:r>
          </w:p>
        </w:tc>
      </w:tr>
      <w:tr w:rsidR="005F5911" w14:paraId="00DF784D" w14:textId="77777777">
        <w:tc>
          <w:tcPr>
            <w:tcW w:w="351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1CC4CD68" w14:textId="77777777" w:rsidR="005F5911" w:rsidRDefault="00F30925">
            <w:r>
              <w:rPr>
                <w:b/>
                <w:bCs/>
                <w:color w:val="5B2C8D"/>
                <w:sz w:val="20"/>
                <w:szCs w:val="20"/>
              </w:rPr>
              <w:t>AI Voice Investing</w:t>
            </w:r>
          </w:p>
        </w:tc>
        <w:tc>
          <w:tcPr>
            <w:tcW w:w="585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4508E254" w14:textId="77777777" w:rsidR="005F5911" w:rsidRDefault="00F30925">
            <w:r>
              <w:rPr>
                <w:sz w:val="20"/>
                <w:szCs w:val="20"/>
              </w:rPr>
              <w:t>Voice-first portfolio queries and SIP management. Whisper STT (self-hosted). Claude intent parser. English + Hindi + Arabic. On-screen confirmation mandatory for all transactions.</w:t>
            </w:r>
          </w:p>
        </w:tc>
      </w:tr>
      <w:tr w:rsidR="005F5911" w14:paraId="30CB9203" w14:textId="77777777">
        <w:tc>
          <w:tcPr>
            <w:tcW w:w="351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1816D5E7" w14:textId="77777777" w:rsidR="005F5911" w:rsidRDefault="00F30925">
            <w:r>
              <w:rPr>
                <w:b/>
                <w:bCs/>
                <w:color w:val="5B2C8D"/>
                <w:sz w:val="20"/>
                <w:szCs w:val="20"/>
              </w:rPr>
              <w:t>AI Tax Advisor — Full Stack</w:t>
            </w:r>
          </w:p>
        </w:tc>
        <w:tc>
          <w:tcPr>
            <w:tcW w:w="585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3F18ADAD" w14:textId="77777777" w:rsidR="005F5911" w:rsidRDefault="00F30925">
            <w:r>
              <w:rPr>
                <w:sz w:val="20"/>
                <w:szCs w:val="20"/>
              </w:rPr>
              <w:t>Dual-country tax dashboard AI layer. ITR auto-fill agent. DTAA refund claim assistant. IT notice detection. Property CG computation agent with 54/54EC/54F scenario planning.</w:t>
            </w:r>
          </w:p>
        </w:tc>
      </w:tr>
      <w:tr w:rsidR="005F5911" w14:paraId="5A34E1FA" w14:textId="77777777">
        <w:tc>
          <w:tcPr>
            <w:tcW w:w="351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0CAD5C41" w14:textId="77777777" w:rsidR="005F5911" w:rsidRDefault="00F30925">
            <w:r>
              <w:rPr>
                <w:b/>
                <w:bCs/>
                <w:color w:val="5B2C8D"/>
                <w:sz w:val="20"/>
                <w:szCs w:val="20"/>
              </w:rPr>
              <w:t>NRI Recommendation Engine v2</w:t>
            </w:r>
          </w:p>
        </w:tc>
        <w:tc>
          <w:tcPr>
            <w:tcW w:w="585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71B8D0F3" w14:textId="77777777" w:rsidR="005F5911" w:rsidRDefault="00F30925">
            <w:r>
              <w:rPr>
                <w:sz w:val="20"/>
                <w:szCs w:val="20"/>
              </w:rPr>
              <w:t>Deep learning upgrade (neural collaborative filtering). Trained on 24+ months of NRI investor data. Proprietary NRI dataset moat fully established.</w:t>
            </w:r>
          </w:p>
        </w:tc>
      </w:tr>
      <w:tr w:rsidR="005F5911" w14:paraId="7DCCC5B2" w14:textId="77777777">
        <w:tc>
          <w:tcPr>
            <w:tcW w:w="351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39CE1CA5" w14:textId="77777777" w:rsidR="005F5911" w:rsidRDefault="00F30925">
            <w:r>
              <w:rPr>
                <w:b/>
                <w:bCs/>
                <w:color w:val="5B2C8D"/>
                <w:sz w:val="20"/>
                <w:szCs w:val="20"/>
              </w:rPr>
              <w:t>IT Notice Detection + CA Alert</w:t>
            </w:r>
          </w:p>
        </w:tc>
        <w:tc>
          <w:tcPr>
            <w:tcW w:w="585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332DC434" w14:textId="77777777" w:rsidR="005F5911" w:rsidRDefault="00F30925">
            <w:r>
              <w:rPr>
                <w:sz w:val="20"/>
                <w:szCs w:val="20"/>
              </w:rPr>
              <w:t>Income Tax portal integration for proactive notice detection. Auto-alert to CA service module. Urgent escalation to empanelled CA within 2 hours of detection.</w:t>
            </w:r>
          </w:p>
        </w:tc>
      </w:tr>
    </w:tbl>
    <w:p w14:paraId="33C93075" w14:textId="77777777" w:rsidR="005F5911" w:rsidRDefault="00F30925">
      <w:r>
        <w:br w:type="page"/>
      </w:r>
    </w:p>
    <w:p w14:paraId="4854B678" w14:textId="2F375B59" w:rsidR="005F5911" w:rsidRDefault="00F30925">
      <w:pPr>
        <w:pStyle w:val="Heading1"/>
        <w:pBdr>
          <w:bottom w:val="single" w:sz="8" w:space="0" w:color="C55A11"/>
        </w:pBdr>
        <w:shd w:val="clear" w:color="auto" w:fill="1F4E79"/>
        <w:ind w:left="180" w:right="180"/>
      </w:pPr>
      <w:r>
        <w:t>1</w:t>
      </w:r>
      <w:r w:rsidR="003D5B29">
        <w:t>3</w:t>
      </w:r>
      <w:r>
        <w:t>. Assumptions &amp; Dependencies</w:t>
      </w:r>
    </w:p>
    <w:p w14:paraId="74E8FBBF" w14:textId="77777777" w:rsidR="005F5911" w:rsidRDefault="005F5911">
      <w:pPr>
        <w:spacing w:before="40" w:after="4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5F5911" w14:paraId="27D8812B"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0ECCA5" w14:textId="77777777" w:rsidR="005F5911" w:rsidRDefault="00F30925">
            <w:r>
              <w:rPr>
                <w:b/>
                <w:bCs/>
                <w:color w:val="FFFFFF"/>
                <w:sz w:val="20"/>
                <w:szCs w:val="20"/>
              </w:rPr>
              <w:t>Assumption / Dependency</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CD8BF7" w14:textId="77777777" w:rsidR="005F5911" w:rsidRDefault="00F30925">
            <w:r>
              <w:rPr>
                <w:b/>
                <w:bCs/>
                <w:color w:val="FFFFFF"/>
                <w:sz w:val="20"/>
                <w:szCs w:val="20"/>
              </w:rPr>
              <w:t>Impact if Not Met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7F5B25" w14:textId="77777777" w:rsidR="005F5911" w:rsidRDefault="00F30925">
            <w:r>
              <w:rPr>
                <w:b/>
                <w:bCs/>
                <w:color w:val="FFFFFF"/>
                <w:sz w:val="20"/>
                <w:szCs w:val="20"/>
              </w:rPr>
              <w:t>Mitigation</w:t>
            </w:r>
          </w:p>
        </w:tc>
      </w:tr>
      <w:tr w:rsidR="005F5911" w14:paraId="1FE4E8F3"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02996" w14:textId="77777777" w:rsidR="005F5911" w:rsidRDefault="00F30925">
            <w:r>
              <w:rPr>
                <w:sz w:val="20"/>
                <w:szCs w:val="20"/>
              </w:rPr>
              <w:t>AMFI ARN registration obtained before launch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8269A" w14:textId="77777777" w:rsidR="005F5911" w:rsidRDefault="00F30925">
            <w:r>
              <w:rPr>
                <w:sz w:val="20"/>
                <w:szCs w:val="20"/>
              </w:rPr>
              <w:t>Cannot distribute Regular plans; no trail commission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DA3E2" w14:textId="77777777" w:rsidR="005F5911" w:rsidRDefault="00F30925">
            <w:r>
              <w:rPr>
                <w:sz w:val="20"/>
                <w:szCs w:val="20"/>
              </w:rPr>
              <w:t>Apply immediately; 60-90 day process</w:t>
            </w:r>
          </w:p>
        </w:tc>
      </w:tr>
      <w:tr w:rsidR="005F5911" w14:paraId="22BB0AEF"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96F92" w14:textId="43D24EA5" w:rsidR="005F5911" w:rsidRDefault="001E7F2C">
            <w:r>
              <w:rPr>
                <w:sz w:val="20"/>
                <w:szCs w:val="20"/>
              </w:rPr>
              <w:t xml:space="preserve">NSE MF / </w:t>
            </w:r>
            <w:r w:rsidR="00F30925">
              <w:rPr>
                <w:sz w:val="20"/>
                <w:szCs w:val="20"/>
              </w:rPr>
              <w:t>BSE Star MF or MFU API access confirmed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9FDD7" w14:textId="77777777" w:rsidR="005F5911" w:rsidRDefault="00F30925">
            <w:r>
              <w:rPr>
                <w:sz w:val="20"/>
                <w:szCs w:val="20"/>
              </w:rPr>
              <w:t>No order execution capability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C1E17" w14:textId="77777777" w:rsidR="005F5911" w:rsidRDefault="00F30925">
            <w:r>
              <w:rPr>
                <w:sz w:val="20"/>
                <w:szCs w:val="20"/>
              </w:rPr>
              <w:t>Evaluate both; confirm in Phase 0</w:t>
            </w:r>
          </w:p>
        </w:tc>
      </w:tr>
      <w:tr w:rsidR="005F5911" w14:paraId="4A647209"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F3D99" w14:textId="77777777" w:rsidR="005F5911" w:rsidRDefault="00F30925">
            <w:r>
              <w:rPr>
                <w:sz w:val="20"/>
                <w:szCs w:val="20"/>
              </w:rPr>
              <w:t>Payment gateway supports NRE/NRO debit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B216E" w14:textId="77777777" w:rsidR="005F5911" w:rsidRDefault="00F30925">
            <w:r>
              <w:rPr>
                <w:sz w:val="20"/>
                <w:szCs w:val="20"/>
              </w:rPr>
              <w:t>Investors cannot fund from NRI accounts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E1C67" w14:textId="77777777" w:rsidR="005F5911" w:rsidRDefault="00F30925">
            <w:r>
              <w:rPr>
                <w:sz w:val="20"/>
                <w:szCs w:val="20"/>
              </w:rPr>
              <w:t>Get written confirmation from gateway; have backup option</w:t>
            </w:r>
          </w:p>
        </w:tc>
      </w:tr>
      <w:tr w:rsidR="005F5911" w14:paraId="23C16AB7"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79C37" w14:textId="77777777" w:rsidR="005F5911" w:rsidRDefault="00F30925">
            <w:r>
              <w:rPr>
                <w:sz w:val="20"/>
                <w:szCs w:val="20"/>
              </w:rPr>
              <w:t>US legal counsel provides PFIC policy guidance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08E66" w14:textId="77777777" w:rsidR="005F5911" w:rsidRDefault="00F30925">
            <w:r>
              <w:rPr>
                <w:sz w:val="20"/>
                <w:szCs w:val="20"/>
              </w:rPr>
              <w:t>US NRI activation delayed; legal liability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39D2B" w14:textId="77777777" w:rsidR="005F5911" w:rsidRDefault="00F30925">
            <w:r>
              <w:rPr>
                <w:sz w:val="20"/>
                <w:szCs w:val="20"/>
              </w:rPr>
              <w:t>Engage counsel in Phase 0; US NRI launch in Phase 2+</w:t>
            </w:r>
          </w:p>
        </w:tc>
      </w:tr>
      <w:tr w:rsidR="005F5911" w14:paraId="247F99A1"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7BE21" w14:textId="77777777" w:rsidR="005F5911" w:rsidRDefault="00F30925">
            <w:r>
              <w:rPr>
                <w:sz w:val="20"/>
                <w:szCs w:val="20"/>
              </w:rPr>
              <w:t>FATCA compliance framework in place (IRS reporting)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5D50C" w14:textId="77777777" w:rsidR="005F5911" w:rsidRDefault="00F30925">
            <w:r>
              <w:rPr>
                <w:sz w:val="20"/>
                <w:szCs w:val="20"/>
              </w:rPr>
              <w:t>Regulatory violation; AMFI audit risk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B1E21" w14:textId="77777777" w:rsidR="005F5911" w:rsidRDefault="00F30925">
            <w:r>
              <w:rPr>
                <w:sz w:val="20"/>
                <w:szCs w:val="20"/>
              </w:rPr>
              <w:t>FATCA GIIN registration; annual reporting process</w:t>
            </w:r>
          </w:p>
        </w:tc>
      </w:tr>
      <w:tr w:rsidR="005F5911" w14:paraId="74B10CAA"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56D76" w14:textId="77777777" w:rsidR="005F5911" w:rsidRDefault="00F30925">
            <w:r>
              <w:rPr>
                <w:sz w:val="20"/>
                <w:szCs w:val="20"/>
              </w:rPr>
              <w:t>Email / SMS / Push infrastructure live before onboarding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515A4" w14:textId="77777777" w:rsidR="005F5911" w:rsidRDefault="00F30925">
            <w:r>
              <w:rPr>
                <w:sz w:val="20"/>
                <w:szCs w:val="20"/>
              </w:rPr>
              <w:t>OTP delivery fails; no transaction alerts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C2340" w14:textId="77777777" w:rsidR="005F5911" w:rsidRDefault="00F30925">
            <w:r>
              <w:rPr>
                <w:sz w:val="20"/>
                <w:szCs w:val="20"/>
              </w:rPr>
              <w:t>P0 infrastructure milestone</w:t>
            </w:r>
          </w:p>
        </w:tc>
      </w:tr>
      <w:tr w:rsidR="005F5911" w14:paraId="68836192"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FBB5C" w14:textId="77777777" w:rsidR="005F5911" w:rsidRDefault="00F30925">
            <w:r>
              <w:rPr>
                <w:sz w:val="20"/>
                <w:szCs w:val="20"/>
              </w:rPr>
              <w:t>TDS rate matrix signed off before tax engine build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39DF2" w14:textId="77777777" w:rsidR="005F5911" w:rsidRDefault="00F30925">
            <w:r>
              <w:rPr>
                <w:sz w:val="20"/>
                <w:szCs w:val="20"/>
              </w:rPr>
              <w:t>Tax engine built on incorrect assumptions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F51D6" w14:textId="77777777" w:rsidR="005F5911" w:rsidRDefault="00F30925">
            <w:r>
              <w:rPr>
                <w:sz w:val="20"/>
                <w:szCs w:val="20"/>
              </w:rPr>
              <w:t>Formal sign-off document from Finance + Compliance</w:t>
            </w:r>
          </w:p>
        </w:tc>
      </w:tr>
      <w:tr w:rsidR="005F5911" w14:paraId="4004D7D3"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30E5C" w14:textId="77777777" w:rsidR="005F5911" w:rsidRDefault="00F30925">
            <w:r>
              <w:rPr>
                <w:sz w:val="20"/>
                <w:szCs w:val="20"/>
              </w:rPr>
              <w:t>AMC provides NRI eligibility and country restriction data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A9D9E" w14:textId="77777777" w:rsidR="005F5911" w:rsidRDefault="00F30925">
            <w:r>
              <w:rPr>
                <w:sz w:val="20"/>
                <w:szCs w:val="20"/>
              </w:rPr>
              <w:t>Cannot enforce restrictions; AMC compliance risk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D60BB" w14:textId="77777777" w:rsidR="005F5911" w:rsidRDefault="00F30925">
            <w:r>
              <w:rPr>
                <w:sz w:val="20"/>
                <w:szCs w:val="20"/>
              </w:rPr>
              <w:t>Include in RTA/execution platform SLA</w:t>
            </w:r>
          </w:p>
        </w:tc>
      </w:tr>
    </w:tbl>
    <w:p w14:paraId="14D89717" w14:textId="77777777" w:rsidR="005F5911" w:rsidRDefault="00F30925">
      <w:r>
        <w:br w:type="page"/>
      </w:r>
    </w:p>
    <w:p w14:paraId="5429143D" w14:textId="29CCEA25" w:rsidR="005F5911" w:rsidRDefault="00F30925">
      <w:pPr>
        <w:pStyle w:val="Heading1"/>
        <w:pBdr>
          <w:bottom w:val="single" w:sz="8" w:space="0" w:color="C55A11"/>
        </w:pBdr>
        <w:shd w:val="clear" w:color="auto" w:fill="1F4E79"/>
        <w:ind w:left="180" w:right="180"/>
      </w:pPr>
      <w:r>
        <w:t>1</w:t>
      </w:r>
      <w:r w:rsidR="003D5B29">
        <w:t>4</w:t>
      </w:r>
      <w:r>
        <w:t>. Risks &amp; Mitigation</w:t>
      </w:r>
    </w:p>
    <w:p w14:paraId="46FA3B8E" w14:textId="77777777" w:rsidR="005F5911" w:rsidRDefault="005F5911">
      <w:pPr>
        <w:spacing w:before="40" w:after="4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6"/>
        <w:gridCol w:w="1019"/>
        <w:gridCol w:w="1274"/>
        <w:gridCol w:w="4391"/>
      </w:tblGrid>
      <w:tr w:rsidR="005F5911" w14:paraId="6528950C" w14:textId="77777777">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CB96CC" w14:textId="77777777" w:rsidR="005F5911" w:rsidRDefault="00F30925">
            <w:r>
              <w:rPr>
                <w:b/>
                <w:bCs/>
                <w:color w:val="FFFFFF"/>
                <w:sz w:val="20"/>
                <w:szCs w:val="20"/>
              </w:rPr>
              <w:t>Risk</w:t>
            </w:r>
          </w:p>
        </w:tc>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64CC48" w14:textId="77777777" w:rsidR="005F5911" w:rsidRDefault="00F30925">
            <w:r>
              <w:rPr>
                <w:b/>
                <w:bCs/>
                <w:color w:val="FFFFFF"/>
                <w:sz w:val="20"/>
                <w:szCs w:val="20"/>
              </w:rPr>
              <w:t>Severity</w:t>
            </w:r>
          </w:p>
        </w:tc>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6FD942B" w14:textId="77777777" w:rsidR="005F5911" w:rsidRDefault="00F30925">
            <w:r>
              <w:rPr>
                <w:b/>
                <w:bCs/>
                <w:color w:val="FFFFFF"/>
                <w:sz w:val="20"/>
                <w:szCs w:val="20"/>
              </w:rPr>
              <w:t>Probability</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29D6F7" w14:textId="77777777" w:rsidR="005F5911" w:rsidRDefault="00F30925">
            <w:r>
              <w:rPr>
                <w:b/>
                <w:bCs/>
                <w:color w:val="FFFFFF"/>
                <w:sz w:val="20"/>
                <w:szCs w:val="20"/>
              </w:rPr>
              <w:t>Mitigation</w:t>
            </w:r>
          </w:p>
        </w:tc>
      </w:tr>
      <w:tr w:rsidR="005F5911" w14:paraId="0AAE7650"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ECF6" w14:textId="77777777" w:rsidR="005F5911" w:rsidRDefault="00F30925">
            <w:r>
              <w:rPr>
                <w:sz w:val="20"/>
                <w:szCs w:val="20"/>
              </w:rPr>
              <w:t>US NRI PFIC tax liability not disclosed</w:t>
            </w:r>
          </w:p>
        </w:tc>
        <w:tc>
          <w:tcPr>
            <w:tcW w:w="936"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2F918005" w14:textId="77777777" w:rsidR="005F5911" w:rsidRDefault="00F30925">
            <w:r>
              <w:rPr>
                <w:sz w:val="20"/>
                <w:szCs w:val="20"/>
              </w:rPr>
              <w:t>Critical</w:t>
            </w:r>
          </w:p>
        </w:tc>
        <w:tc>
          <w:tcPr>
            <w:tcW w:w="936"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BE913CF" w14:textId="77777777" w:rsidR="005F5911" w:rsidRDefault="00F30925">
            <w:r>
              <w:rPr>
                <w:sz w:val="20"/>
                <w:szCs w:val="20"/>
              </w:rPr>
              <w:t>High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9DDCB" w14:textId="77777777" w:rsidR="005F5911" w:rsidRDefault="00F30925">
            <w:r>
              <w:rPr>
                <w:sz w:val="20"/>
                <w:szCs w:val="20"/>
              </w:rPr>
              <w:t>Engage US legal counsel; mandatory PFIC disclosure; restrict US NRIs until policy approved</w:t>
            </w:r>
          </w:p>
        </w:tc>
      </w:tr>
      <w:tr w:rsidR="005F5911" w14:paraId="5033702F"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D8C10" w14:textId="77777777" w:rsidR="005F5911" w:rsidRDefault="00F30925">
            <w:r>
              <w:rPr>
                <w:sz w:val="20"/>
                <w:szCs w:val="20"/>
              </w:rPr>
              <w:t>Incorrect TDS calculation on redemption</w:t>
            </w:r>
          </w:p>
        </w:tc>
        <w:tc>
          <w:tcPr>
            <w:tcW w:w="936"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56F33A12" w14:textId="77777777" w:rsidR="005F5911" w:rsidRDefault="00F30925">
            <w:r>
              <w:rPr>
                <w:sz w:val="20"/>
                <w:szCs w:val="20"/>
              </w:rPr>
              <w:t>Critical</w:t>
            </w:r>
          </w:p>
        </w:tc>
        <w:tc>
          <w:tcPr>
            <w:tcW w:w="93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C07B2D5" w14:textId="77777777" w:rsidR="005F5911" w:rsidRDefault="00F30925">
            <w:r>
              <w:rPr>
                <w:sz w:val="20"/>
                <w:szCs w:val="20"/>
              </w:rPr>
              <w:t>Medium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47D9A" w14:textId="77777777" w:rsidR="005F5911" w:rsidRDefault="00F30925">
            <w:r>
              <w:rPr>
                <w:sz w:val="20"/>
                <w:szCs w:val="20"/>
              </w:rPr>
              <w:t>AMC-led deduction as source of truth; config-driven rate table; regular DTAA rate validation</w:t>
            </w:r>
          </w:p>
        </w:tc>
      </w:tr>
      <w:tr w:rsidR="005F5911" w14:paraId="35A7825F"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3A2D9" w14:textId="77777777" w:rsidR="005F5911" w:rsidRDefault="00F30925">
            <w:r>
              <w:rPr>
                <w:sz w:val="20"/>
                <w:szCs w:val="20"/>
              </w:rPr>
              <w:t>NRE/NRO cross-funding (regulatory violation)</w:t>
            </w:r>
          </w:p>
        </w:tc>
        <w:tc>
          <w:tcPr>
            <w:tcW w:w="936"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96B4E9F" w14:textId="77777777" w:rsidR="005F5911" w:rsidRDefault="00F30925">
            <w:r>
              <w:rPr>
                <w:sz w:val="20"/>
                <w:szCs w:val="20"/>
              </w:rPr>
              <w:t>Critical</w:t>
            </w:r>
          </w:p>
        </w:tc>
        <w:tc>
          <w:tcPr>
            <w:tcW w:w="93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4B42A43" w14:textId="77777777" w:rsidR="005F5911" w:rsidRDefault="00F30925">
            <w:r>
              <w:rPr>
                <w:sz w:val="20"/>
                <w:szCs w:val="20"/>
              </w:rPr>
              <w:t>Low</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639E3" w14:textId="77777777" w:rsidR="005F5911" w:rsidRDefault="00F30925">
            <w:r>
              <w:rPr>
                <w:sz w:val="20"/>
                <w:szCs w:val="20"/>
              </w:rPr>
              <w:t>Hard system validation at payment initiation; folio type locked to account type</w:t>
            </w:r>
          </w:p>
        </w:tc>
      </w:tr>
      <w:tr w:rsidR="005F5911" w14:paraId="0AAFF567"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1463C" w14:textId="77777777" w:rsidR="005F5911" w:rsidRDefault="00F30925">
            <w:r>
              <w:rPr>
                <w:sz w:val="20"/>
                <w:szCs w:val="20"/>
              </w:rPr>
              <w:t>Country restriction bypass (US/Canada AMC violation)</w:t>
            </w:r>
          </w:p>
        </w:tc>
        <w:tc>
          <w:tcPr>
            <w:tcW w:w="936"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41304FD4" w14:textId="77777777" w:rsidR="005F5911" w:rsidRDefault="00F30925">
            <w:r>
              <w:rPr>
                <w:sz w:val="20"/>
                <w:szCs w:val="20"/>
              </w:rPr>
              <w:t>Critical</w:t>
            </w:r>
          </w:p>
        </w:tc>
        <w:tc>
          <w:tcPr>
            <w:tcW w:w="93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5733E5F" w14:textId="77777777" w:rsidR="005F5911" w:rsidRDefault="00F30925">
            <w:r>
              <w:rPr>
                <w:sz w:val="20"/>
                <w:szCs w:val="20"/>
              </w:rPr>
              <w:t>Low</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CB1DA" w14:textId="77777777" w:rsidR="005F5911" w:rsidRDefault="00F30925">
            <w:r>
              <w:rPr>
                <w:sz w:val="20"/>
                <w:szCs w:val="20"/>
              </w:rPr>
              <w:t>Scheme-level eligibility check pre-order; daily sync of AMC country restriction list</w:t>
            </w:r>
          </w:p>
        </w:tc>
      </w:tr>
      <w:tr w:rsidR="005F5911" w14:paraId="68095F2D"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637E7" w14:textId="77777777" w:rsidR="005F5911" w:rsidRDefault="00F30925">
            <w:r>
              <w:rPr>
                <w:sz w:val="20"/>
                <w:szCs w:val="20"/>
              </w:rPr>
              <w:t>KYC fraud or identity theft</w:t>
            </w:r>
          </w:p>
        </w:tc>
        <w:tc>
          <w:tcPr>
            <w:tcW w:w="93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B7B5755" w14:textId="77777777" w:rsidR="005F5911" w:rsidRDefault="00F30925">
            <w:r>
              <w:rPr>
                <w:sz w:val="20"/>
                <w:szCs w:val="20"/>
              </w:rPr>
              <w:t>High</w:t>
            </w:r>
          </w:p>
        </w:tc>
        <w:tc>
          <w:tcPr>
            <w:tcW w:w="93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5D23D7C" w14:textId="77777777" w:rsidR="005F5911" w:rsidRDefault="00F30925">
            <w:r>
              <w:rPr>
                <w:sz w:val="20"/>
                <w:szCs w:val="20"/>
              </w:rPr>
              <w:t>Medium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D7D35" w14:textId="1D350433" w:rsidR="005F5911" w:rsidRDefault="001E7F2C">
            <w:r>
              <w:rPr>
                <w:sz w:val="20"/>
                <w:szCs w:val="20"/>
              </w:rPr>
              <w:t>Cu</w:t>
            </w:r>
            <w:r w:rsidR="00F30925">
              <w:rPr>
                <w:sz w:val="20"/>
                <w:szCs w:val="20"/>
              </w:rPr>
              <w:t xml:space="preserve"> KYC liveness check, PAN API verification, sanctions screening, suspicious activity monitoring</w:t>
            </w:r>
          </w:p>
        </w:tc>
      </w:tr>
      <w:tr w:rsidR="005F5911" w14:paraId="1B64C52B"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5242E" w14:textId="77777777" w:rsidR="005F5911" w:rsidRDefault="00F30925">
            <w:r>
              <w:rPr>
                <w:sz w:val="20"/>
                <w:szCs w:val="20"/>
              </w:rPr>
              <w:t>Payment failure at NAV cut-off time</w:t>
            </w:r>
          </w:p>
        </w:tc>
        <w:tc>
          <w:tcPr>
            <w:tcW w:w="93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699C297" w14:textId="77777777" w:rsidR="005F5911" w:rsidRDefault="00F30925">
            <w:r>
              <w:rPr>
                <w:sz w:val="20"/>
                <w:szCs w:val="20"/>
              </w:rPr>
              <w:t>High</w:t>
            </w:r>
          </w:p>
        </w:tc>
        <w:tc>
          <w:tcPr>
            <w:tcW w:w="93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3CAF870" w14:textId="77777777" w:rsidR="005F5911" w:rsidRDefault="00F30925">
            <w:r>
              <w:rPr>
                <w:sz w:val="20"/>
                <w:szCs w:val="20"/>
              </w:rPr>
              <w:t>Medium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9DBDE" w14:textId="77777777" w:rsidR="005F5911" w:rsidRDefault="00F30925">
            <w:r>
              <w:rPr>
                <w:sz w:val="20"/>
                <w:szCs w:val="20"/>
              </w:rPr>
              <w:t>Pre-cut-off payment processing SLA; auto-retry; next-day NAV order confirmation flow</w:t>
            </w:r>
          </w:p>
        </w:tc>
      </w:tr>
      <w:tr w:rsidR="005F5911" w14:paraId="35C9CB88"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CBD4B" w14:textId="77777777" w:rsidR="005F5911" w:rsidRDefault="00F30925">
            <w:r>
              <w:rPr>
                <w:sz w:val="20"/>
                <w:szCs w:val="20"/>
              </w:rPr>
              <w:t>Regulatory change (TDS rates, FEMA limits)</w:t>
            </w:r>
          </w:p>
        </w:tc>
        <w:tc>
          <w:tcPr>
            <w:tcW w:w="93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C26A257" w14:textId="77777777" w:rsidR="005F5911" w:rsidRDefault="00F30925">
            <w:r>
              <w:rPr>
                <w:sz w:val="20"/>
                <w:szCs w:val="20"/>
              </w:rPr>
              <w:t>High</w:t>
            </w:r>
          </w:p>
        </w:tc>
        <w:tc>
          <w:tcPr>
            <w:tcW w:w="936"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12EB101" w14:textId="77777777" w:rsidR="005F5911" w:rsidRDefault="00F30925">
            <w:r>
              <w:rPr>
                <w:sz w:val="20"/>
                <w:szCs w:val="20"/>
              </w:rPr>
              <w:t>High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9658E" w14:textId="77777777" w:rsidR="005F5911" w:rsidRDefault="00F30925">
            <w:r>
              <w:rPr>
                <w:sz w:val="20"/>
                <w:szCs w:val="20"/>
              </w:rPr>
              <w:t>Config-driven compliance rules; quarterly regulatory review; AMFI circular monitoring</w:t>
            </w:r>
          </w:p>
        </w:tc>
      </w:tr>
      <w:tr w:rsidR="005F5911" w14:paraId="0E11C49A"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1FD2C" w14:textId="77777777" w:rsidR="005F5911" w:rsidRDefault="00F30925">
            <w:r>
              <w:rPr>
                <w:sz w:val="20"/>
                <w:szCs w:val="20"/>
              </w:rPr>
              <w:t>RTA integration downtime on NAV cut-off day</w:t>
            </w:r>
          </w:p>
        </w:tc>
        <w:tc>
          <w:tcPr>
            <w:tcW w:w="93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0AA2F85" w14:textId="77777777" w:rsidR="005F5911" w:rsidRDefault="00F30925">
            <w:r>
              <w:rPr>
                <w:sz w:val="20"/>
                <w:szCs w:val="20"/>
              </w:rPr>
              <w:t>High</w:t>
            </w:r>
          </w:p>
        </w:tc>
        <w:tc>
          <w:tcPr>
            <w:tcW w:w="93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BEDAD12" w14:textId="77777777" w:rsidR="005F5911" w:rsidRDefault="00F30925">
            <w:r>
              <w:rPr>
                <w:sz w:val="20"/>
                <w:szCs w:val="20"/>
              </w:rPr>
              <w:t>Low</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58EBE" w14:textId="77777777" w:rsidR="005F5911" w:rsidRDefault="00F30925">
            <w:r>
              <w:rPr>
                <w:sz w:val="20"/>
                <w:szCs w:val="20"/>
              </w:rPr>
              <w:t>Secondary RTA connection; ops manual processing fallback; proactive user communication</w:t>
            </w:r>
          </w:p>
        </w:tc>
      </w:tr>
      <w:tr w:rsidR="005F5911" w14:paraId="0CD256E3"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FF68D" w14:textId="77777777" w:rsidR="005F5911" w:rsidRDefault="00F30925">
            <w:r>
              <w:rPr>
                <w:sz w:val="20"/>
                <w:szCs w:val="20"/>
              </w:rPr>
              <w:t>GDPR violation for EU-resident NRIs</w:t>
            </w:r>
          </w:p>
        </w:tc>
        <w:tc>
          <w:tcPr>
            <w:tcW w:w="93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B925850" w14:textId="77777777" w:rsidR="005F5911" w:rsidRDefault="00F30925">
            <w:r>
              <w:rPr>
                <w:sz w:val="20"/>
                <w:szCs w:val="20"/>
              </w:rPr>
              <w:t>High</w:t>
            </w:r>
          </w:p>
        </w:tc>
        <w:tc>
          <w:tcPr>
            <w:tcW w:w="93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852CDC8" w14:textId="77777777" w:rsidR="005F5911" w:rsidRDefault="00F30925">
            <w:r>
              <w:rPr>
                <w:sz w:val="20"/>
                <w:szCs w:val="20"/>
              </w:rPr>
              <w:t>Medium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D2789" w14:textId="77777777" w:rsidR="005F5911" w:rsidRDefault="00F30925">
            <w:r>
              <w:rPr>
                <w:sz w:val="20"/>
                <w:szCs w:val="20"/>
              </w:rPr>
              <w:t>DPA agreements with all vendors; consent management; right-to-erasure workflow</w:t>
            </w:r>
          </w:p>
        </w:tc>
      </w:tr>
      <w:tr w:rsidR="005F5911" w14:paraId="432C2D61"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C0B11" w14:textId="77777777" w:rsidR="005F5911" w:rsidRDefault="00F30925">
            <w:r>
              <w:rPr>
                <w:sz w:val="20"/>
                <w:szCs w:val="20"/>
              </w:rPr>
              <w:t>SIP mandate bounce leading to client attrition</w:t>
            </w:r>
          </w:p>
        </w:tc>
        <w:tc>
          <w:tcPr>
            <w:tcW w:w="93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2218BC0" w14:textId="77777777" w:rsidR="005F5911" w:rsidRDefault="00F30925">
            <w:r>
              <w:rPr>
                <w:sz w:val="20"/>
                <w:szCs w:val="20"/>
              </w:rPr>
              <w:t>Medium</w:t>
            </w:r>
          </w:p>
        </w:tc>
        <w:tc>
          <w:tcPr>
            <w:tcW w:w="936"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0BFB3944" w14:textId="77777777" w:rsidR="005F5911" w:rsidRDefault="00F30925">
            <w:r>
              <w:rPr>
                <w:sz w:val="20"/>
                <w:szCs w:val="20"/>
              </w:rPr>
              <w:t>High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0AA90" w14:textId="77777777" w:rsidR="005F5911" w:rsidRDefault="00F30925">
            <w:r>
              <w:rPr>
                <w:sz w:val="20"/>
                <w:szCs w:val="20"/>
              </w:rPr>
              <w:t>Pre-debit reminders; WhatsApp alerts; guided alternate payment method on bounce; retry within SIP window</w:t>
            </w:r>
          </w:p>
        </w:tc>
      </w:tr>
      <w:tr w:rsidR="005F5911" w14:paraId="2B5E6172"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5BEA1" w14:textId="77777777" w:rsidR="005F5911" w:rsidRDefault="00F30925">
            <w:r>
              <w:rPr>
                <w:sz w:val="20"/>
                <w:szCs w:val="20"/>
              </w:rPr>
              <w:t>Data breach or unauthorized access</w:t>
            </w:r>
          </w:p>
        </w:tc>
        <w:tc>
          <w:tcPr>
            <w:tcW w:w="936"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2FED88A" w14:textId="77777777" w:rsidR="005F5911" w:rsidRDefault="00F30925">
            <w:r>
              <w:rPr>
                <w:sz w:val="20"/>
                <w:szCs w:val="20"/>
              </w:rPr>
              <w:t>Critical</w:t>
            </w:r>
          </w:p>
        </w:tc>
        <w:tc>
          <w:tcPr>
            <w:tcW w:w="93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5C60CDC" w14:textId="77777777" w:rsidR="005F5911" w:rsidRDefault="00F30925">
            <w:r>
              <w:rPr>
                <w:sz w:val="20"/>
                <w:szCs w:val="20"/>
              </w:rPr>
              <w:t>Low</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82EF7" w14:textId="77777777" w:rsidR="005F5911" w:rsidRDefault="00F30925">
            <w:r>
              <w:rPr>
                <w:sz w:val="20"/>
                <w:szCs w:val="20"/>
              </w:rPr>
              <w:t>Annual VAPT; SOC2 certification; device trust management; encrypted PII storage</w:t>
            </w:r>
          </w:p>
        </w:tc>
      </w:tr>
    </w:tbl>
    <w:p w14:paraId="5ECD103A" w14:textId="77777777" w:rsidR="005F5911" w:rsidRDefault="00F30925">
      <w:r>
        <w:br w:type="page"/>
      </w:r>
    </w:p>
    <w:p w14:paraId="7BF47BA6" w14:textId="597328F8" w:rsidR="005F5911" w:rsidRDefault="00F30925">
      <w:pPr>
        <w:pStyle w:val="Heading1"/>
        <w:pBdr>
          <w:bottom w:val="single" w:sz="8" w:space="0" w:color="C55A11"/>
        </w:pBdr>
        <w:shd w:val="clear" w:color="auto" w:fill="1F4E79"/>
        <w:ind w:left="180" w:right="180"/>
      </w:pPr>
      <w:r>
        <w:t>1</w:t>
      </w:r>
      <w:r w:rsidR="003D5B29">
        <w:t>5</w:t>
      </w:r>
      <w:r>
        <w:t>. Success Metrics (KPIs)</w:t>
      </w:r>
    </w:p>
    <w:p w14:paraId="6D3895CC" w14:textId="77777777" w:rsidR="005F5911" w:rsidRDefault="005F5911">
      <w:pPr>
        <w:spacing w:before="40" w:after="40"/>
      </w:pPr>
    </w:p>
    <w:p w14:paraId="2ED7B51D" w14:textId="77777777" w:rsidR="005F5911" w:rsidRDefault="00F30925">
      <w:pPr>
        <w:pStyle w:val="Heading2"/>
        <w:pBdr>
          <w:bottom w:val="single" w:sz="4" w:space="2" w:color="D5E8F0"/>
        </w:pBdr>
      </w:pPr>
      <w:r>
        <w:t>14.1 Acquisition Metrics</w:t>
      </w:r>
    </w:p>
    <w:p w14:paraId="244BD2B5" w14:textId="77777777" w:rsidR="005F5911" w:rsidRDefault="00F30925">
      <w:pPr>
        <w:pStyle w:val="ListParagraph"/>
        <w:numPr>
          <w:ilvl w:val="0"/>
          <w:numId w:val="2"/>
        </w:numPr>
        <w:spacing w:before="40" w:after="40"/>
      </w:pPr>
      <w:r>
        <w:t>CPI (Cost per Install) by channel and geography</w:t>
      </w:r>
    </w:p>
    <w:p w14:paraId="0BDF33F0" w14:textId="77777777" w:rsidR="005F5911" w:rsidRDefault="00F30925">
      <w:pPr>
        <w:pStyle w:val="ListParagraph"/>
        <w:numPr>
          <w:ilvl w:val="0"/>
          <w:numId w:val="2"/>
        </w:numPr>
        <w:spacing w:before="40" w:after="40"/>
      </w:pPr>
      <w:r>
        <w:t>App install to registration rate (target: &gt;40%)</w:t>
      </w:r>
    </w:p>
    <w:p w14:paraId="0CD82AEC" w14:textId="77777777" w:rsidR="005F5911" w:rsidRDefault="00F30925">
      <w:pPr>
        <w:pStyle w:val="ListParagraph"/>
        <w:numPr>
          <w:ilvl w:val="0"/>
          <w:numId w:val="2"/>
        </w:numPr>
        <w:spacing w:before="40" w:after="40"/>
      </w:pPr>
      <w:r>
        <w:t>Registration to KYC initiated rate (target: &gt;60%)</w:t>
      </w:r>
    </w:p>
    <w:p w14:paraId="5BF36411" w14:textId="77777777" w:rsidR="005F5911" w:rsidRDefault="005F5911">
      <w:pPr>
        <w:spacing w:before="40" w:after="40"/>
      </w:pPr>
    </w:p>
    <w:p w14:paraId="2352D331" w14:textId="77777777" w:rsidR="005F5911" w:rsidRDefault="00F30925">
      <w:pPr>
        <w:pStyle w:val="Heading2"/>
        <w:pBdr>
          <w:bottom w:val="single" w:sz="4" w:space="2" w:color="D5E8F0"/>
        </w:pBdr>
      </w:pPr>
      <w:r>
        <w:t>14.2 Activation Metrics</w:t>
      </w:r>
    </w:p>
    <w:p w14:paraId="3B7CD1AC" w14:textId="77777777" w:rsidR="005F5911" w:rsidRDefault="00F30925">
      <w:pPr>
        <w:pStyle w:val="ListParagraph"/>
        <w:numPr>
          <w:ilvl w:val="0"/>
          <w:numId w:val="2"/>
        </w:numPr>
        <w:spacing w:before="40" w:after="40"/>
      </w:pPr>
      <w:r>
        <w:t>KYC completion rate (target: &gt;70% of KYC initiated)</w:t>
      </w:r>
    </w:p>
    <w:p w14:paraId="3E848947" w14:textId="77777777" w:rsidR="005F5911" w:rsidRDefault="00F30925">
      <w:pPr>
        <w:pStyle w:val="ListParagraph"/>
        <w:numPr>
          <w:ilvl w:val="0"/>
          <w:numId w:val="2"/>
        </w:numPr>
        <w:spacing w:before="40" w:after="40"/>
      </w:pPr>
      <w:r>
        <w:t>KYC to first investment rate (target: &gt;50% within 30 days of approval)</w:t>
      </w:r>
    </w:p>
    <w:p w14:paraId="7D9341CE" w14:textId="77777777" w:rsidR="005F5911" w:rsidRDefault="00F30925">
      <w:pPr>
        <w:pStyle w:val="ListParagraph"/>
        <w:numPr>
          <w:ilvl w:val="0"/>
          <w:numId w:val="2"/>
        </w:numPr>
        <w:spacing w:before="40" w:after="40"/>
      </w:pPr>
      <w:r>
        <w:t>First investment to SIP setup rate (target: &gt;40% within 60 days)</w:t>
      </w:r>
    </w:p>
    <w:p w14:paraId="155073F3" w14:textId="77777777" w:rsidR="005F5911" w:rsidRDefault="00F30925">
      <w:pPr>
        <w:pStyle w:val="ListParagraph"/>
        <w:numPr>
          <w:ilvl w:val="0"/>
          <w:numId w:val="2"/>
        </w:numPr>
        <w:spacing w:before="40" w:after="40"/>
      </w:pPr>
      <w:r>
        <w:t>Time to first investment (median; target: &lt; 7 days from KYC approval)</w:t>
      </w:r>
    </w:p>
    <w:p w14:paraId="4A7CEB59" w14:textId="77777777" w:rsidR="005F5911" w:rsidRDefault="005F5911">
      <w:pPr>
        <w:spacing w:before="40" w:after="40"/>
      </w:pPr>
    </w:p>
    <w:p w14:paraId="355D8668" w14:textId="77777777" w:rsidR="005F5911" w:rsidRDefault="00F30925">
      <w:pPr>
        <w:pStyle w:val="Heading2"/>
        <w:pBdr>
          <w:bottom w:val="single" w:sz="4" w:space="2" w:color="D5E8F0"/>
        </w:pBdr>
      </w:pPr>
      <w:r>
        <w:t>14.3 Engagement Metrics</w:t>
      </w:r>
    </w:p>
    <w:p w14:paraId="5FFA0BC9" w14:textId="77777777" w:rsidR="005F5911" w:rsidRDefault="00F30925">
      <w:pPr>
        <w:pStyle w:val="ListParagraph"/>
        <w:numPr>
          <w:ilvl w:val="0"/>
          <w:numId w:val="2"/>
        </w:numPr>
        <w:spacing w:before="40" w:after="40"/>
      </w:pPr>
      <w:r>
        <w:t>Monthly Active Users (MAU) – transacting users (target: &gt;30% of registered base)</w:t>
      </w:r>
    </w:p>
    <w:p w14:paraId="16A30D37" w14:textId="77777777" w:rsidR="005F5911" w:rsidRDefault="00F30925">
      <w:pPr>
        <w:pStyle w:val="ListParagraph"/>
        <w:numPr>
          <w:ilvl w:val="0"/>
          <w:numId w:val="2"/>
        </w:numPr>
        <w:spacing w:before="40" w:after="40"/>
      </w:pPr>
      <w:r>
        <w:t>Active SIP ratio (SIPs active / total registered investors; target: &gt;50%)</w:t>
      </w:r>
    </w:p>
    <w:p w14:paraId="083EBFBD" w14:textId="77777777" w:rsidR="005F5911" w:rsidRDefault="00F30925">
      <w:pPr>
        <w:pStyle w:val="ListParagraph"/>
        <w:numPr>
          <w:ilvl w:val="0"/>
          <w:numId w:val="2"/>
        </w:numPr>
        <w:spacing w:before="40" w:after="40"/>
      </w:pPr>
      <w:r>
        <w:t>SIP continuation rate (12-month continuation; target: &gt;70%)</w:t>
      </w:r>
    </w:p>
    <w:p w14:paraId="6A4E7772" w14:textId="77777777" w:rsidR="005F5911" w:rsidRDefault="00F30925">
      <w:pPr>
        <w:pStyle w:val="ListParagraph"/>
        <w:numPr>
          <w:ilvl w:val="0"/>
          <w:numId w:val="2"/>
        </w:numPr>
        <w:spacing w:before="40" w:after="40"/>
      </w:pPr>
      <w:r>
        <w:t>DTAA activation rate among eligible countries (target: &gt;40% of UAE/Singapore/UK NRIs)</w:t>
      </w:r>
    </w:p>
    <w:p w14:paraId="5F493CAF" w14:textId="77777777" w:rsidR="005F5911" w:rsidRDefault="00F30925">
      <w:pPr>
        <w:pStyle w:val="ListParagraph"/>
        <w:numPr>
          <w:ilvl w:val="0"/>
          <w:numId w:val="2"/>
        </w:numPr>
        <w:spacing w:before="40" w:after="40"/>
      </w:pPr>
      <w:r>
        <w:t>Report downloads per month (proxy for tax engagement)</w:t>
      </w:r>
    </w:p>
    <w:p w14:paraId="17A9F179" w14:textId="77777777" w:rsidR="005F5911" w:rsidRDefault="00F30925">
      <w:pPr>
        <w:pStyle w:val="ListParagraph"/>
        <w:numPr>
          <w:ilvl w:val="0"/>
          <w:numId w:val="2"/>
        </w:numPr>
        <w:spacing w:before="40" w:after="40"/>
      </w:pPr>
      <w:r>
        <w:t>WhatsApp opt-in rate (among eligible; target: &gt;25%)</w:t>
      </w:r>
    </w:p>
    <w:p w14:paraId="6DA17802" w14:textId="77777777" w:rsidR="005F5911" w:rsidRDefault="005F5911">
      <w:pPr>
        <w:spacing w:before="40" w:after="40"/>
      </w:pPr>
    </w:p>
    <w:p w14:paraId="6685E8C0" w14:textId="77777777" w:rsidR="005F5911" w:rsidRDefault="00F30925">
      <w:pPr>
        <w:pStyle w:val="Heading2"/>
        <w:pBdr>
          <w:bottom w:val="single" w:sz="4" w:space="2" w:color="D5E8F0"/>
        </w:pBdr>
      </w:pPr>
      <w:r>
        <w:t>14.4 Business Metrics</w:t>
      </w:r>
    </w:p>
    <w:p w14:paraId="3A3EE9B0" w14:textId="77777777" w:rsidR="005F5911" w:rsidRDefault="00F30925">
      <w:pPr>
        <w:pStyle w:val="ListParagraph"/>
        <w:numPr>
          <w:ilvl w:val="0"/>
          <w:numId w:val="2"/>
        </w:numPr>
        <w:spacing w:before="40" w:after="40"/>
      </w:pPr>
      <w:r>
        <w:t>Total AUM on platform (monthly growth target to be set by Business)</w:t>
      </w:r>
    </w:p>
    <w:p w14:paraId="1A97D9E9" w14:textId="77777777" w:rsidR="005F5911" w:rsidRDefault="00F30925">
      <w:pPr>
        <w:pStyle w:val="ListParagraph"/>
        <w:numPr>
          <w:ilvl w:val="0"/>
          <w:numId w:val="2"/>
        </w:numPr>
        <w:spacing w:before="40" w:after="40"/>
      </w:pPr>
      <w:r>
        <w:t>Net new SIPs registered per month</w:t>
      </w:r>
    </w:p>
    <w:p w14:paraId="4E8F725F" w14:textId="77777777" w:rsidR="005F5911" w:rsidRDefault="00F30925">
      <w:pPr>
        <w:pStyle w:val="ListParagraph"/>
        <w:numPr>
          <w:ilvl w:val="0"/>
          <w:numId w:val="2"/>
        </w:numPr>
        <w:spacing w:before="40" w:after="40"/>
      </w:pPr>
      <w:r>
        <w:t>Trail commission revenue vs target</w:t>
      </w:r>
    </w:p>
    <w:p w14:paraId="70237F39" w14:textId="77777777" w:rsidR="005F5911" w:rsidRDefault="00F30925">
      <w:pPr>
        <w:pStyle w:val="ListParagraph"/>
        <w:numPr>
          <w:ilvl w:val="0"/>
          <w:numId w:val="2"/>
        </w:numPr>
        <w:spacing w:before="40" w:after="40"/>
      </w:pPr>
      <w:r>
        <w:t>AUM per investor (segmented by country)</w:t>
      </w:r>
    </w:p>
    <w:p w14:paraId="1CD4B04F" w14:textId="77777777" w:rsidR="005F5911" w:rsidRDefault="00F30925">
      <w:pPr>
        <w:pStyle w:val="ListParagraph"/>
        <w:numPr>
          <w:ilvl w:val="0"/>
          <w:numId w:val="2"/>
        </w:numPr>
        <w:spacing w:before="40" w:after="40"/>
      </w:pPr>
      <w:r>
        <w:t>RM-attributed AUM vs direct AUM</w:t>
      </w:r>
    </w:p>
    <w:p w14:paraId="267C9141" w14:textId="77777777" w:rsidR="005F5911" w:rsidRDefault="005F5911">
      <w:pPr>
        <w:spacing w:before="40" w:after="40"/>
      </w:pPr>
    </w:p>
    <w:p w14:paraId="13DD3A31" w14:textId="77777777" w:rsidR="005F5911" w:rsidRDefault="00F30925">
      <w:pPr>
        <w:pStyle w:val="Heading2"/>
        <w:pBdr>
          <w:bottom w:val="single" w:sz="4" w:space="2" w:color="D5E8F0"/>
        </w:pBdr>
      </w:pPr>
      <w:r>
        <w:t>14.5 Operational Metrics</w:t>
      </w:r>
    </w:p>
    <w:p w14:paraId="290E1988" w14:textId="77777777" w:rsidR="005F5911" w:rsidRDefault="00F30925">
      <w:pPr>
        <w:pStyle w:val="ListParagraph"/>
        <w:numPr>
          <w:ilvl w:val="0"/>
          <w:numId w:val="2"/>
        </w:numPr>
        <w:spacing w:before="40" w:after="40"/>
      </w:pPr>
      <w:r>
        <w:t>Order success rate (target: &gt;98% of submitted orders)</w:t>
      </w:r>
    </w:p>
    <w:p w14:paraId="1CF644EF" w14:textId="77777777" w:rsidR="005F5911" w:rsidRDefault="00F30925">
      <w:pPr>
        <w:pStyle w:val="ListParagraph"/>
        <w:numPr>
          <w:ilvl w:val="0"/>
          <w:numId w:val="2"/>
        </w:numPr>
        <w:spacing w:before="40" w:after="40"/>
      </w:pPr>
      <w:r>
        <w:t>Reconciliation TAT (target: Same business day for all exceptions)</w:t>
      </w:r>
    </w:p>
    <w:p w14:paraId="2EBF4617" w14:textId="77777777" w:rsidR="005F5911" w:rsidRDefault="00F30925">
      <w:pPr>
        <w:pStyle w:val="ListParagraph"/>
        <w:numPr>
          <w:ilvl w:val="0"/>
          <w:numId w:val="2"/>
        </w:numPr>
        <w:spacing w:before="40" w:after="40"/>
      </w:pPr>
      <w:r>
        <w:t>KYC approval TAT (target: &gt;95% within 4 business hours)</w:t>
      </w:r>
    </w:p>
    <w:p w14:paraId="7AF09BD8" w14:textId="77777777" w:rsidR="005F5911" w:rsidRDefault="00F30925">
      <w:pPr>
        <w:pStyle w:val="ListParagraph"/>
        <w:numPr>
          <w:ilvl w:val="0"/>
          <w:numId w:val="2"/>
        </w:numPr>
        <w:spacing w:before="40" w:after="40"/>
      </w:pPr>
      <w:r>
        <w:t>Customer support ticket resolution: L1 within 24 hours (target: &gt;90%)</w:t>
      </w:r>
    </w:p>
    <w:p w14:paraId="7B97B636" w14:textId="77777777" w:rsidR="005F5911" w:rsidRDefault="00F30925">
      <w:pPr>
        <w:pStyle w:val="ListParagraph"/>
        <w:numPr>
          <w:ilvl w:val="0"/>
          <w:numId w:val="2"/>
        </w:numPr>
        <w:spacing w:before="40" w:after="40"/>
      </w:pPr>
      <w:r>
        <w:t>System uptime (target: 99.9% monthly)</w:t>
      </w:r>
    </w:p>
    <w:p w14:paraId="0636227E" w14:textId="77777777" w:rsidR="005F5911" w:rsidRDefault="00F30925">
      <w:pPr>
        <w:pStyle w:val="ListParagraph"/>
        <w:numPr>
          <w:ilvl w:val="0"/>
          <w:numId w:val="2"/>
        </w:numPr>
        <w:spacing w:before="40" w:after="40"/>
      </w:pPr>
      <w:r>
        <w:t>SIP bounce rate (target: &lt;8%)</w:t>
      </w:r>
    </w:p>
    <w:p w14:paraId="65D5EC66" w14:textId="77777777" w:rsidR="005F5911" w:rsidRDefault="00F30925">
      <w:r>
        <w:br w:type="page"/>
      </w:r>
    </w:p>
    <w:p w14:paraId="5ADB00D6" w14:textId="02BFCA7B" w:rsidR="005F5911" w:rsidRDefault="00F30925">
      <w:pPr>
        <w:pStyle w:val="Heading1"/>
        <w:pBdr>
          <w:bottom w:val="single" w:sz="8" w:space="0" w:color="C55A11"/>
        </w:pBdr>
        <w:shd w:val="clear" w:color="auto" w:fill="1F4E79"/>
        <w:ind w:left="180" w:right="180"/>
      </w:pPr>
      <w:r>
        <w:t>1</w:t>
      </w:r>
      <w:r w:rsidR="003D5B29">
        <w:t>6</w:t>
      </w:r>
      <w:r>
        <w:t>. Glossary</w:t>
      </w:r>
    </w:p>
    <w:p w14:paraId="1EBBEE48" w14:textId="77777777" w:rsidR="005F5911" w:rsidRDefault="005F5911">
      <w:pPr>
        <w:spacing w:before="40" w:after="4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F5911" w14:paraId="5E6F84CF"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B10026" w14:textId="77777777" w:rsidR="005F5911" w:rsidRDefault="00F30925">
            <w:r>
              <w:rPr>
                <w:b/>
                <w:bCs/>
                <w:color w:val="FFFFFF"/>
                <w:sz w:val="20"/>
                <w:szCs w:val="20"/>
              </w:rPr>
              <w:t>Term</w:t>
            </w:r>
          </w:p>
        </w:tc>
        <w:tc>
          <w:tcPr>
            <w:tcW w:w="70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5F69ED" w14:textId="77777777" w:rsidR="005F5911" w:rsidRDefault="00F30925">
            <w:r>
              <w:rPr>
                <w:b/>
                <w:bCs/>
                <w:color w:val="FFFFFF"/>
                <w:sz w:val="20"/>
                <w:szCs w:val="20"/>
              </w:rPr>
              <w:t>Definition</w:t>
            </w:r>
          </w:p>
        </w:tc>
      </w:tr>
      <w:tr w:rsidR="005F5911" w14:paraId="4AEA1F8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6DFA0" w14:textId="77777777" w:rsidR="005F5911" w:rsidRDefault="00F30925">
            <w:r>
              <w:rPr>
                <w:sz w:val="20"/>
                <w:szCs w:val="20"/>
              </w:rPr>
              <w:t>ARN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DE293" w14:textId="77777777" w:rsidR="005F5911" w:rsidRDefault="00F30925">
            <w:r>
              <w:rPr>
                <w:sz w:val="20"/>
                <w:szCs w:val="20"/>
              </w:rPr>
              <w:t>AMFI Registration Number – mandatory for distributing Regular plan Mutual Funds as a distributor</w:t>
            </w:r>
          </w:p>
        </w:tc>
      </w:tr>
      <w:tr w:rsidR="005F5911" w14:paraId="3FAF9FD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78CAE" w14:textId="77777777" w:rsidR="005F5911" w:rsidRDefault="00F30925">
            <w:r>
              <w:rPr>
                <w:sz w:val="20"/>
                <w:szCs w:val="20"/>
              </w:rPr>
              <w:t>CAS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CA982" w14:textId="77777777" w:rsidR="005F5911" w:rsidRDefault="00F30925">
            <w:r>
              <w:rPr>
                <w:sz w:val="20"/>
                <w:szCs w:val="20"/>
              </w:rPr>
              <w:t>Consolidated Account Statement – statement from CAMS/KFintech showing all MF holdings across AMCs</w:t>
            </w:r>
          </w:p>
        </w:tc>
      </w:tr>
      <w:tr w:rsidR="005F5911" w14:paraId="03A67EF8"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3DD1C" w14:textId="77777777" w:rsidR="005F5911" w:rsidRDefault="00F30925">
            <w:r>
              <w:rPr>
                <w:sz w:val="20"/>
                <w:szCs w:val="20"/>
              </w:rPr>
              <w:t>CKYCR</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66B7D" w14:textId="77777777" w:rsidR="005F5911" w:rsidRDefault="00F30925">
            <w:r>
              <w:rPr>
                <w:sz w:val="20"/>
                <w:szCs w:val="20"/>
              </w:rPr>
              <w:t>Central KYC Records Registry – centralized KYC database; KYC done once is valid across all financial entities</w:t>
            </w:r>
          </w:p>
        </w:tc>
      </w:tr>
      <w:tr w:rsidR="005F5911" w14:paraId="782D21A0"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19A94" w14:textId="77777777" w:rsidR="005F5911" w:rsidRDefault="00F30925">
            <w:r>
              <w:rPr>
                <w:sz w:val="20"/>
                <w:szCs w:val="20"/>
              </w:rPr>
              <w:t>DTAA</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3F93B" w14:textId="77777777" w:rsidR="005F5911" w:rsidRDefault="00F30925">
            <w:r>
              <w:rPr>
                <w:sz w:val="20"/>
                <w:szCs w:val="20"/>
              </w:rPr>
              <w:t>Double Taxation Avoidance Agreement – treaty between India and another country to avoid same income being taxed twice</w:t>
            </w:r>
          </w:p>
        </w:tc>
      </w:tr>
      <w:tr w:rsidR="005F5911" w14:paraId="7C2C3E78"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FE51E" w14:textId="77777777" w:rsidR="005F5911" w:rsidRDefault="00F30925">
            <w:r>
              <w:rPr>
                <w:sz w:val="20"/>
                <w:szCs w:val="20"/>
              </w:rPr>
              <w:t>EDD</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5A29D" w14:textId="77777777" w:rsidR="005F5911" w:rsidRDefault="00F30925">
            <w:r>
              <w:rPr>
                <w:sz w:val="20"/>
                <w:szCs w:val="20"/>
              </w:rPr>
              <w:t>Enhanced Due Diligence – additional scrutiny applied to high-risk customers (PEP, high-risk countries)</w:t>
            </w:r>
          </w:p>
        </w:tc>
      </w:tr>
      <w:tr w:rsidR="005F5911" w14:paraId="75FE2B7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56ED7" w14:textId="77777777" w:rsidR="005F5911" w:rsidRDefault="00F30925">
            <w:r>
              <w:rPr>
                <w:sz w:val="20"/>
                <w:szCs w:val="20"/>
              </w:rPr>
              <w:t>EUIN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A01A6" w14:textId="77777777" w:rsidR="005F5911" w:rsidRDefault="00F30925">
            <w:r>
              <w:rPr>
                <w:sz w:val="20"/>
                <w:szCs w:val="20"/>
              </w:rPr>
              <w:t>Employee Unique Identification Number – AMFI-assigned number for distributor employees; mandatory for advisory transactions</w:t>
            </w:r>
          </w:p>
        </w:tc>
      </w:tr>
      <w:tr w:rsidR="005F5911" w14:paraId="501031E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5B538" w14:textId="77777777" w:rsidR="005F5911" w:rsidRDefault="00F30925">
            <w:r>
              <w:rPr>
                <w:sz w:val="20"/>
                <w:szCs w:val="20"/>
              </w:rPr>
              <w:t>FATCA</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5E21C" w14:textId="77777777" w:rsidR="005F5911" w:rsidRDefault="00F30925">
            <w:r>
              <w:rPr>
                <w:sz w:val="20"/>
                <w:szCs w:val="20"/>
              </w:rPr>
              <w:t>Foreign Account Tax Compliance Act (US) – requires Indian financial institutions to report US person account information to IRS</w:t>
            </w:r>
          </w:p>
        </w:tc>
      </w:tr>
      <w:tr w:rsidR="005F5911" w14:paraId="090F21E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81E34" w14:textId="77777777" w:rsidR="005F5911" w:rsidRDefault="00F30925">
            <w:r>
              <w:rPr>
                <w:sz w:val="20"/>
                <w:szCs w:val="20"/>
              </w:rPr>
              <w:t>FBAR</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B60D9" w14:textId="77777777" w:rsidR="005F5911" w:rsidRDefault="00F30925">
            <w:r>
              <w:rPr>
                <w:sz w:val="20"/>
                <w:szCs w:val="20"/>
              </w:rPr>
              <w:t>Foreign Bank Account Report (US) – US persons must report Indian bank accounts &gt; USD 10,000 to FinCEN</w:t>
            </w:r>
          </w:p>
        </w:tc>
      </w:tr>
      <w:tr w:rsidR="005F5911" w14:paraId="31BB871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44FD2" w14:textId="77777777" w:rsidR="005F5911" w:rsidRDefault="00F30925">
            <w:r>
              <w:rPr>
                <w:sz w:val="20"/>
                <w:szCs w:val="20"/>
              </w:rPr>
              <w:t>FCNR</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6E7E7" w14:textId="77777777" w:rsidR="005F5911" w:rsidRDefault="00F30925">
            <w:r>
              <w:rPr>
                <w:sz w:val="20"/>
                <w:szCs w:val="20"/>
              </w:rPr>
              <w:t>Foreign Currency Non-Resident (Bank) account – NRI can hold deposits in foreign currency; principal and interest freely repatriable</w:t>
            </w:r>
          </w:p>
        </w:tc>
      </w:tr>
      <w:tr w:rsidR="005F5911" w14:paraId="7177ABB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A9F6E" w14:textId="77777777" w:rsidR="005F5911" w:rsidRDefault="00F30925">
            <w:r>
              <w:rPr>
                <w:sz w:val="20"/>
                <w:szCs w:val="20"/>
              </w:rPr>
              <w:t>FIP</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2EE2B" w14:textId="77777777" w:rsidR="005F5911" w:rsidRDefault="00F30925">
            <w:r>
              <w:rPr>
                <w:sz w:val="20"/>
                <w:szCs w:val="20"/>
              </w:rPr>
              <w:t>Financial Information Provider – in Account Aggregator ecosystem; banks and RTAs that provide financial data</w:t>
            </w:r>
          </w:p>
        </w:tc>
      </w:tr>
      <w:tr w:rsidR="005F5911" w14:paraId="1AEB346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41A0D" w14:textId="77777777" w:rsidR="005F5911" w:rsidRDefault="00F30925">
            <w:r>
              <w:rPr>
                <w:sz w:val="20"/>
                <w:szCs w:val="20"/>
              </w:rPr>
              <w:t>Form 10F</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8149B" w14:textId="77777777" w:rsidR="005F5911" w:rsidRDefault="00F30925">
            <w:r>
              <w:rPr>
                <w:sz w:val="20"/>
                <w:szCs w:val="20"/>
              </w:rPr>
              <w:t>Declaration form filed by non-resident claiming DTAA benefits; submitted along with TRC to claim treaty rates</w:t>
            </w:r>
          </w:p>
        </w:tc>
      </w:tr>
      <w:tr w:rsidR="005F5911" w14:paraId="03C433A0"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6592A" w14:textId="77777777" w:rsidR="005F5911" w:rsidRDefault="00F30925">
            <w:r>
              <w:rPr>
                <w:sz w:val="20"/>
                <w:szCs w:val="20"/>
              </w:rPr>
              <w:t>Form 15CA/15CB</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782DD" w14:textId="77777777" w:rsidR="005F5911" w:rsidRDefault="00F30925">
            <w:r>
              <w:rPr>
                <w:sz w:val="20"/>
                <w:szCs w:val="20"/>
              </w:rPr>
              <w:t>Forms filed with Income Tax department for remittance outside India; 15CB is CA certificate; required for NRO repatriation above USD 1M</w:t>
            </w:r>
          </w:p>
        </w:tc>
      </w:tr>
      <w:tr w:rsidR="005F5911" w14:paraId="42817A48"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D44B7" w14:textId="77777777" w:rsidR="005F5911" w:rsidRDefault="00F30925">
            <w:r>
              <w:rPr>
                <w:sz w:val="20"/>
                <w:szCs w:val="20"/>
              </w:rPr>
              <w:t>IDCW</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1CDD0" w14:textId="77777777" w:rsidR="005F5911" w:rsidRDefault="00F30925">
            <w:r>
              <w:rPr>
                <w:sz w:val="20"/>
                <w:szCs w:val="20"/>
              </w:rPr>
              <w:t>Income Distribution cum Capital Withdrawal – new name for Dividend option in Mutual Funds (renamed per SEBI)</w:t>
            </w:r>
          </w:p>
        </w:tc>
      </w:tr>
      <w:tr w:rsidR="005F5911" w14:paraId="1AF4F09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CEE33" w14:textId="77777777" w:rsidR="005F5911" w:rsidRDefault="00F30925">
            <w:r>
              <w:rPr>
                <w:sz w:val="20"/>
                <w:szCs w:val="20"/>
              </w:rPr>
              <w:t>IPV</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B16C2" w14:textId="5D9348D8" w:rsidR="005F5911" w:rsidRDefault="00F30925">
            <w:r>
              <w:rPr>
                <w:sz w:val="20"/>
                <w:szCs w:val="20"/>
              </w:rPr>
              <w:t>In-Person Verification – SEBI-mandated step where investor identity is physically verified</w:t>
            </w:r>
            <w:r w:rsidR="00FA6A45">
              <w:rPr>
                <w:sz w:val="20"/>
                <w:szCs w:val="20"/>
              </w:rPr>
              <w:t>.</w:t>
            </w:r>
          </w:p>
        </w:tc>
      </w:tr>
      <w:tr w:rsidR="005F5911" w14:paraId="35D2683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F6C3C" w14:textId="77777777" w:rsidR="005F5911" w:rsidRDefault="00F30925">
            <w:r>
              <w:rPr>
                <w:sz w:val="20"/>
                <w:szCs w:val="20"/>
              </w:rPr>
              <w:t>LTCG</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81249" w14:textId="77777777" w:rsidR="005F5911" w:rsidRDefault="00F30925">
            <w:r>
              <w:rPr>
                <w:sz w:val="20"/>
                <w:szCs w:val="20"/>
              </w:rPr>
              <w:t>Long-Term Capital Gains – gains on equity held &gt; 12 months or debt held &gt; 36 months; taxed at lower rates</w:t>
            </w:r>
          </w:p>
        </w:tc>
      </w:tr>
      <w:tr w:rsidR="005F5911" w14:paraId="7703C72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4DCD2" w14:textId="77777777" w:rsidR="005F5911" w:rsidRDefault="00F30925">
            <w:r>
              <w:rPr>
                <w:sz w:val="20"/>
                <w:szCs w:val="20"/>
              </w:rPr>
              <w:t>NAV</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85222" w14:textId="77777777" w:rsidR="005F5911" w:rsidRDefault="00F30925">
            <w:r>
              <w:rPr>
                <w:sz w:val="20"/>
                <w:szCs w:val="20"/>
              </w:rPr>
              <w:t>Net Asset Value – per-unit value of a Mutual Fund scheme; declared daily after market close</w:t>
            </w:r>
          </w:p>
        </w:tc>
      </w:tr>
      <w:tr w:rsidR="005F5911" w14:paraId="5E2EEE2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B2297" w14:textId="77777777" w:rsidR="005F5911" w:rsidRDefault="00F30925">
            <w:r>
              <w:rPr>
                <w:sz w:val="20"/>
                <w:szCs w:val="20"/>
              </w:rPr>
              <w:t>NRE Account</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AE062" w14:textId="77777777" w:rsidR="005F5911" w:rsidRDefault="00F30925">
            <w:r>
              <w:rPr>
                <w:sz w:val="20"/>
                <w:szCs w:val="20"/>
              </w:rPr>
              <w:t>Non-Resident External account – held in INR; income credited from abroad; freely repatriable; interest tax-free in India</w:t>
            </w:r>
          </w:p>
        </w:tc>
      </w:tr>
      <w:tr w:rsidR="005F5911" w14:paraId="5762CF9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37D93" w14:textId="77777777" w:rsidR="005F5911" w:rsidRDefault="00F30925">
            <w:r>
              <w:rPr>
                <w:sz w:val="20"/>
                <w:szCs w:val="20"/>
              </w:rPr>
              <w:t>NRO Account</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552B5" w14:textId="77777777" w:rsidR="005F5911" w:rsidRDefault="00F30925">
            <w:r>
              <w:rPr>
                <w:sz w:val="20"/>
                <w:szCs w:val="20"/>
              </w:rPr>
              <w:t>Non-Resident Ordinary account – for income earned in India (rent, dividends); repatriation up to USD 1M/year; interest taxable</w:t>
            </w:r>
          </w:p>
        </w:tc>
      </w:tr>
      <w:tr w:rsidR="005F5911" w14:paraId="082A57E8"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25B47" w14:textId="77777777" w:rsidR="005F5911" w:rsidRDefault="00F30925">
            <w:r>
              <w:rPr>
                <w:sz w:val="20"/>
                <w:szCs w:val="20"/>
              </w:rPr>
              <w:t>OFAC</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46599" w14:textId="77777777" w:rsidR="005F5911" w:rsidRDefault="00F30925">
            <w:r>
              <w:rPr>
                <w:sz w:val="20"/>
                <w:szCs w:val="20"/>
              </w:rPr>
              <w:t>Office of Foreign Assets Control – US government body; maintains sanctions lists; screening required for US-linked transactions</w:t>
            </w:r>
          </w:p>
        </w:tc>
      </w:tr>
      <w:tr w:rsidR="005F5911" w14:paraId="66B9FDB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B1108" w14:textId="77777777" w:rsidR="005F5911" w:rsidRDefault="00F30925">
            <w:r>
              <w:rPr>
                <w:sz w:val="20"/>
                <w:szCs w:val="20"/>
              </w:rPr>
              <w:t>PEP</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95120" w14:textId="77777777" w:rsidR="005F5911" w:rsidRDefault="00F30925">
            <w:r>
              <w:rPr>
                <w:sz w:val="20"/>
                <w:szCs w:val="20"/>
              </w:rPr>
              <w:t>Politically Exposed Person – requires Enhanced Due Diligence under PMLA norms</w:t>
            </w:r>
          </w:p>
        </w:tc>
      </w:tr>
      <w:tr w:rsidR="005F5911" w14:paraId="70BEC7C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6F4BB" w14:textId="77777777" w:rsidR="005F5911" w:rsidRDefault="00F30925">
            <w:r>
              <w:rPr>
                <w:sz w:val="20"/>
                <w:szCs w:val="20"/>
              </w:rPr>
              <w:t>PFIC</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75398" w14:textId="77777777" w:rsidR="005F5911" w:rsidRDefault="00F30925">
            <w:r>
              <w:rPr>
                <w:sz w:val="20"/>
                <w:szCs w:val="20"/>
              </w:rPr>
              <w:t>Passive Foreign Investment Company – US tax classification; Indian MFs are PFICs; US NRI investors face punitive tax treatment</w:t>
            </w:r>
          </w:p>
        </w:tc>
      </w:tr>
      <w:tr w:rsidR="005F5911" w14:paraId="21645AD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239A3" w14:textId="77777777" w:rsidR="005F5911" w:rsidRDefault="00F30925">
            <w:r>
              <w:rPr>
                <w:sz w:val="20"/>
                <w:szCs w:val="20"/>
              </w:rPr>
              <w:t>PMLA</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A0C3E" w14:textId="77777777" w:rsidR="005F5911" w:rsidRDefault="00F30925">
            <w:r>
              <w:rPr>
                <w:sz w:val="20"/>
                <w:szCs w:val="20"/>
              </w:rPr>
              <w:t>Prevention of Money Laundering Act – Indian law requiring AML checks, transaction monitoring, and STR/SAR filing</w:t>
            </w:r>
          </w:p>
        </w:tc>
      </w:tr>
      <w:tr w:rsidR="005F5911" w14:paraId="35BA6FD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D2240" w14:textId="77777777" w:rsidR="005F5911" w:rsidRDefault="00F30925">
            <w:r>
              <w:rPr>
                <w:sz w:val="20"/>
                <w:szCs w:val="20"/>
              </w:rPr>
              <w:t>SIP</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7C3AD" w14:textId="77777777" w:rsidR="005F5911" w:rsidRDefault="00F30925">
            <w:r>
              <w:rPr>
                <w:sz w:val="20"/>
                <w:szCs w:val="20"/>
              </w:rPr>
              <w:t>Systematic Investment Plan – fixed-amount recurring investment at defined frequency</w:t>
            </w:r>
          </w:p>
        </w:tc>
      </w:tr>
      <w:tr w:rsidR="005F5911" w14:paraId="03A413F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109C2" w14:textId="77777777" w:rsidR="005F5911" w:rsidRDefault="00F30925">
            <w:r>
              <w:rPr>
                <w:sz w:val="20"/>
                <w:szCs w:val="20"/>
              </w:rPr>
              <w:t>STCG</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026FA" w14:textId="77777777" w:rsidR="005F5911" w:rsidRDefault="00F30925">
            <w:r>
              <w:rPr>
                <w:sz w:val="20"/>
                <w:szCs w:val="20"/>
              </w:rPr>
              <w:t>Short-Term Capital Gains – gains on equity held &lt; 12 months or debt held &lt; 36 months; taxed at higher rates</w:t>
            </w:r>
          </w:p>
        </w:tc>
      </w:tr>
      <w:tr w:rsidR="005F5911" w14:paraId="7A000FE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DFD8F" w14:textId="77777777" w:rsidR="005F5911" w:rsidRDefault="00F30925">
            <w:r>
              <w:rPr>
                <w:sz w:val="20"/>
                <w:szCs w:val="20"/>
              </w:rPr>
              <w:t>STP</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53E33" w14:textId="77777777" w:rsidR="005F5911" w:rsidRDefault="00F30925">
            <w:r>
              <w:rPr>
                <w:sz w:val="20"/>
                <w:szCs w:val="20"/>
              </w:rPr>
              <w:t>Systematic Transfer Plan – periodic transfer from one MF scheme to another within same AMC</w:t>
            </w:r>
          </w:p>
        </w:tc>
      </w:tr>
      <w:tr w:rsidR="005F5911" w14:paraId="27424A80"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F07FA" w14:textId="77777777" w:rsidR="005F5911" w:rsidRDefault="00F30925">
            <w:r>
              <w:rPr>
                <w:sz w:val="20"/>
                <w:szCs w:val="20"/>
              </w:rPr>
              <w:t>SWP</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1F3CA" w14:textId="77777777" w:rsidR="005F5911" w:rsidRDefault="00F30925">
            <w:r>
              <w:rPr>
                <w:sz w:val="20"/>
                <w:szCs w:val="20"/>
              </w:rPr>
              <w:t>Systematic Withdrawal Plan – periodic redemption from a MF scheme to bank account</w:t>
            </w:r>
          </w:p>
        </w:tc>
      </w:tr>
      <w:tr w:rsidR="005F5911" w14:paraId="2304D7B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0DA3B" w14:textId="77777777" w:rsidR="005F5911" w:rsidRDefault="00F30925">
            <w:r>
              <w:rPr>
                <w:sz w:val="20"/>
                <w:szCs w:val="20"/>
              </w:rPr>
              <w:t>TDS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0D915" w14:textId="77777777" w:rsidR="005F5911" w:rsidRDefault="00F30925">
            <w:r>
              <w:rPr>
                <w:sz w:val="20"/>
                <w:szCs w:val="20"/>
              </w:rPr>
              <w:t>Tax Deducted at Source – tax withheld at point of redemption by AMC on behalf of investor</w:t>
            </w:r>
          </w:p>
        </w:tc>
      </w:tr>
      <w:tr w:rsidR="005F5911" w14:paraId="17FC9AA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36BB5" w14:textId="77777777" w:rsidR="005F5911" w:rsidRDefault="00F30925">
            <w:r>
              <w:rPr>
                <w:sz w:val="20"/>
                <w:szCs w:val="20"/>
              </w:rPr>
              <w:t>TRC</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7C064" w14:textId="77777777" w:rsidR="005F5911" w:rsidRDefault="00F30925">
            <w:r>
              <w:rPr>
                <w:sz w:val="20"/>
                <w:szCs w:val="20"/>
              </w:rPr>
              <w:t>Tax Residency Certificate – issued by country of residence; required for claiming DTAA benefit</w:t>
            </w:r>
          </w:p>
        </w:tc>
      </w:tr>
      <w:tr w:rsidR="005F5911" w14:paraId="32C18E9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63988" w14:textId="77777777" w:rsidR="005F5911" w:rsidRDefault="00F30925">
            <w:r>
              <w:rPr>
                <w:sz w:val="20"/>
                <w:szCs w:val="20"/>
              </w:rPr>
              <w:t>VAPT</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A0513" w14:textId="77777777" w:rsidR="005F5911" w:rsidRDefault="00F30925">
            <w:r>
              <w:rPr>
                <w:sz w:val="20"/>
                <w:szCs w:val="20"/>
              </w:rPr>
              <w:t>Vulnerability Assessment and Penetration Testing – annual security testing by CERT-In empanelled agency</w:t>
            </w:r>
          </w:p>
        </w:tc>
      </w:tr>
      <w:tr w:rsidR="005F5911" w14:paraId="5EB4ABB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8AEF1" w14:textId="77777777" w:rsidR="005F5911" w:rsidRDefault="00F30925">
            <w:r>
              <w:rPr>
                <w:sz w:val="20"/>
                <w:szCs w:val="20"/>
              </w:rPr>
              <w:t>WABA</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C3D34" w14:textId="77777777" w:rsidR="005F5911" w:rsidRDefault="00F30925">
            <w:r>
              <w:rPr>
                <w:sz w:val="20"/>
                <w:szCs w:val="20"/>
              </w:rPr>
              <w:t>WhatsApp Business API – official WhatsApp channel for business communication; requires WABA approval from Meta</w:t>
            </w:r>
          </w:p>
        </w:tc>
      </w:tr>
      <w:tr w:rsidR="005F5911" w14:paraId="6C3A1C3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C4B52" w14:textId="77777777" w:rsidR="005F5911" w:rsidRDefault="00F30925">
            <w:r>
              <w:rPr>
                <w:sz w:val="20"/>
                <w:szCs w:val="20"/>
              </w:rPr>
              <w:t>XIRR</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25956" w14:textId="77777777" w:rsidR="005F5911" w:rsidRDefault="00F30925">
            <w:r>
              <w:rPr>
                <w:sz w:val="20"/>
                <w:szCs w:val="20"/>
              </w:rPr>
              <w:t>Extended Internal Rate of Return – return calculation method that accounts for irregular investment and redemption dates</w:t>
            </w:r>
          </w:p>
        </w:tc>
      </w:tr>
    </w:tbl>
    <w:p w14:paraId="0C588FD8" w14:textId="77777777" w:rsidR="005F5911" w:rsidRDefault="00F30925">
      <w:r>
        <w:br w:type="page"/>
      </w:r>
    </w:p>
    <w:p w14:paraId="3C9317AD" w14:textId="0A62735E" w:rsidR="005F5911" w:rsidRDefault="00F30925">
      <w:pPr>
        <w:pStyle w:val="Heading1"/>
        <w:pBdr>
          <w:bottom w:val="single" w:sz="8" w:space="0" w:color="C55A11"/>
        </w:pBdr>
        <w:shd w:val="clear" w:color="auto" w:fill="1F4E79"/>
        <w:ind w:left="180" w:right="180"/>
      </w:pPr>
      <w:r>
        <w:t>1</w:t>
      </w:r>
      <w:r w:rsidR="003D5B29">
        <w:t>7</w:t>
      </w:r>
      <w:r>
        <w:t>. Document Sign-Off</w:t>
      </w:r>
    </w:p>
    <w:p w14:paraId="72002940" w14:textId="77777777" w:rsidR="005F5911" w:rsidRDefault="00F30925">
      <w:pPr>
        <w:pBdr>
          <w:left w:val="single" w:sz="12" w:space="4" w:color="C55A11"/>
        </w:pBdr>
        <w:shd w:val="clear" w:color="auto" w:fill="FCE4D6"/>
        <w:spacing w:before="80" w:after="80"/>
        <w:ind w:left="180" w:right="120"/>
      </w:pPr>
      <w:r>
        <w:rPr>
          <w:sz w:val="20"/>
          <w:szCs w:val="20"/>
        </w:rPr>
        <w:t>This BRD v2.0 requires formal sign-off from all stakeholder groups before PRD development commences. Sign-off confirms that: (1) all business rules are approved, (2) all vendor decisions have been made or timelines committed, (3) the phased roadmap is aligned to organizational capacity, and (4) compliance and legal have reviewed all regulatory interpretations.</w:t>
      </w:r>
    </w:p>
    <w:p w14:paraId="0B3B818D" w14:textId="77777777" w:rsidR="005F5911" w:rsidRDefault="005F5911">
      <w:pPr>
        <w:spacing w:before="40" w:after="4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808"/>
        <w:gridCol w:w="1872"/>
        <w:gridCol w:w="1872"/>
      </w:tblGrid>
      <w:tr w:rsidR="005F5911" w14:paraId="3F78D946" w14:textId="77777777">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E5B719" w14:textId="77777777" w:rsidR="005F5911" w:rsidRDefault="00F30925">
            <w:r>
              <w:rPr>
                <w:b/>
                <w:bCs/>
                <w:color w:val="FFFFFF"/>
                <w:sz w:val="20"/>
                <w:szCs w:val="20"/>
              </w:rPr>
              <w:t>Role</w:t>
            </w:r>
          </w:p>
        </w:tc>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ADE862" w14:textId="77777777" w:rsidR="005F5911" w:rsidRDefault="00F30925">
            <w:r>
              <w:rPr>
                <w:b/>
                <w:bCs/>
                <w:color w:val="FFFFFF"/>
                <w:sz w:val="20"/>
                <w:szCs w:val="20"/>
              </w:rPr>
              <w:t>Name</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9B9018B" w14:textId="77777777" w:rsidR="005F5911" w:rsidRDefault="00F30925">
            <w:r>
              <w:rPr>
                <w:b/>
                <w:bCs/>
                <w:color w:val="FFFFFF"/>
                <w:sz w:val="20"/>
                <w:szCs w:val="20"/>
              </w:rPr>
              <w:t>Signature</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7D1AC6" w14:textId="77777777" w:rsidR="005F5911" w:rsidRDefault="00F30925">
            <w:r>
              <w:rPr>
                <w:b/>
                <w:bCs/>
                <w:color w:val="FFFFFF"/>
                <w:sz w:val="20"/>
                <w:szCs w:val="20"/>
              </w:rPr>
              <w:t>Date</w:t>
            </w:r>
          </w:p>
        </w:tc>
      </w:tr>
      <w:tr w:rsidR="005F5911" w14:paraId="489FA376"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426E0" w14:textId="77777777" w:rsidR="005F5911" w:rsidRDefault="00F30925">
            <w:r>
              <w:rPr>
                <w:sz w:val="20"/>
                <w:szCs w:val="20"/>
              </w:rPr>
              <w:t>Product Lead</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42E0C" w14:textId="77777777" w:rsidR="005F5911" w:rsidRDefault="005F5911"/>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777EC" w14:textId="77777777" w:rsidR="005F5911" w:rsidRDefault="005F5911"/>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07259" w14:textId="77777777" w:rsidR="005F5911" w:rsidRDefault="005F5911"/>
        </w:tc>
      </w:tr>
      <w:tr w:rsidR="005F5911" w14:paraId="55C66823"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ECB9F" w14:textId="77777777" w:rsidR="005F5911" w:rsidRDefault="00F30925">
            <w:r>
              <w:rPr>
                <w:sz w:val="20"/>
                <w:szCs w:val="20"/>
              </w:rPr>
              <w:t>Technology Lead (CTO)</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65FDC" w14:textId="77777777" w:rsidR="005F5911" w:rsidRDefault="005F5911"/>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8779B" w14:textId="77777777" w:rsidR="005F5911" w:rsidRDefault="005F5911"/>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13260" w14:textId="77777777" w:rsidR="005F5911" w:rsidRDefault="005F5911"/>
        </w:tc>
      </w:tr>
      <w:tr w:rsidR="005F5911" w14:paraId="207067CC"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5E9B2" w14:textId="77777777" w:rsidR="005F5911" w:rsidRDefault="00F30925">
            <w:r>
              <w:rPr>
                <w:sz w:val="20"/>
                <w:szCs w:val="20"/>
              </w:rPr>
              <w:t>Compliance Officer</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3297C" w14:textId="77777777" w:rsidR="005F5911" w:rsidRDefault="005F5911"/>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B2906" w14:textId="77777777" w:rsidR="005F5911" w:rsidRDefault="005F5911"/>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1C71C" w14:textId="77777777" w:rsidR="005F5911" w:rsidRDefault="005F5911"/>
        </w:tc>
      </w:tr>
      <w:tr w:rsidR="005F5911" w14:paraId="25C741E7"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AC2CC" w14:textId="77777777" w:rsidR="005F5911" w:rsidRDefault="00F30925">
            <w:r>
              <w:rPr>
                <w:sz w:val="20"/>
                <w:szCs w:val="20"/>
              </w:rPr>
              <w:t>Legal Counsel</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FBCBD" w14:textId="77777777" w:rsidR="005F5911" w:rsidRDefault="005F5911"/>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87413" w14:textId="77777777" w:rsidR="005F5911" w:rsidRDefault="005F5911"/>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9FFCD" w14:textId="77777777" w:rsidR="005F5911" w:rsidRDefault="005F5911"/>
        </w:tc>
      </w:tr>
      <w:tr w:rsidR="005F5911" w14:paraId="316AF85A"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7FA01" w14:textId="77777777" w:rsidR="005F5911" w:rsidRDefault="00F30925">
            <w:r>
              <w:rPr>
                <w:sz w:val="20"/>
                <w:szCs w:val="20"/>
              </w:rPr>
              <w:t>Finance / Tax Head</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EF651" w14:textId="77777777" w:rsidR="005F5911" w:rsidRDefault="005F5911"/>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C683B" w14:textId="77777777" w:rsidR="005F5911" w:rsidRDefault="005F5911"/>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75B00" w14:textId="77777777" w:rsidR="005F5911" w:rsidRDefault="005F5911"/>
        </w:tc>
      </w:tr>
      <w:tr w:rsidR="005F5911" w14:paraId="042581D6"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65701" w14:textId="77777777" w:rsidR="005F5911" w:rsidRDefault="00F30925">
            <w:r>
              <w:rPr>
                <w:sz w:val="20"/>
                <w:szCs w:val="20"/>
              </w:rPr>
              <w:t>Operations Head</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4B80D" w14:textId="77777777" w:rsidR="005F5911" w:rsidRDefault="005F5911"/>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599C5" w14:textId="77777777" w:rsidR="005F5911" w:rsidRDefault="005F5911"/>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90C9C" w14:textId="77777777" w:rsidR="005F5911" w:rsidRDefault="005F5911"/>
        </w:tc>
      </w:tr>
      <w:tr w:rsidR="005F5911" w14:paraId="507A5E2E"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294F5" w14:textId="77777777" w:rsidR="005F5911" w:rsidRDefault="00F30925">
            <w:r>
              <w:rPr>
                <w:sz w:val="20"/>
                <w:szCs w:val="20"/>
              </w:rPr>
              <w:t>Business Head</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946E8" w14:textId="77777777" w:rsidR="005F5911" w:rsidRDefault="005F5911"/>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20C31" w14:textId="77777777" w:rsidR="005F5911" w:rsidRDefault="005F5911"/>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AB2CE" w14:textId="77777777" w:rsidR="005F5911" w:rsidRDefault="005F5911"/>
        </w:tc>
      </w:tr>
    </w:tbl>
    <w:p w14:paraId="017BE048" w14:textId="77777777" w:rsidR="005F5911" w:rsidRDefault="005F5911">
      <w:pPr>
        <w:spacing w:before="40" w:after="40"/>
      </w:pPr>
    </w:p>
    <w:p w14:paraId="0857EE45" w14:textId="77777777" w:rsidR="005F5911" w:rsidRDefault="00F30925">
      <w:pPr>
        <w:spacing w:before="60" w:after="60"/>
      </w:pPr>
      <w:r>
        <w:rPr>
          <w:i/>
          <w:iCs/>
          <w:color w:val="595959"/>
        </w:rPr>
        <w:t>End of Business Requirements Document v2.0 – NRI DIY Mutual Fund Platform</w:t>
      </w:r>
    </w:p>
    <w:sectPr w:rsidR="005F5911">
      <w:headerReference w:type="default" r:id="rId11"/>
      <w:footerReference w:type="default" r:id="rId12"/>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jal  Dhamija" w:date="2026-05-25T18:30:00Z" w:initials="SD">
    <w:p w14:paraId="0A15D7AE" w14:textId="61683ACC" w:rsidR="00497EAB" w:rsidRDefault="00497EAB">
      <w:r>
        <w:annotationRef/>
      </w:r>
      <w:r w:rsidRPr="4CC8C893">
        <w:t>Starting from 1 April 2026, remittance submissions must be filed using Forms 145 and 146. Forms 15CA and 15CB (historical) will still be valid for remittances initiated before 1 April 2026. BRD throughout uses old form names — the entire repatriation module, calculator (8.13), and (8.6.4) will use wrong form names from Day 1 of Phase 1 launch.</w:t>
      </w:r>
    </w:p>
  </w:comment>
  <w:comment w:id="48" w:author="Sajal  Dhamija" w:date="2026-05-25T18:45:00Z" w:initials="SD">
    <w:p w14:paraId="311FC7F5" w14:textId="4D4EC617" w:rsidR="00F00AEF" w:rsidRDefault="00F00AEF">
      <w:r>
        <w:annotationRef/>
      </w:r>
      <w:r w:rsidRPr="083FCA6F">
        <w:t xml:space="preserve">Form 15CB required when (1) remittance chargeable to tax in India AND (2) aggregate remittances to same non-resident in FY exceeds ₹5 lakh. The threshold is </w:t>
      </w:r>
      <w:r w:rsidRPr="65C003F6">
        <w:rPr>
          <w:b/>
          <w:bCs/>
        </w:rPr>
        <w:t>₹5L per FY, not USD 1M</w:t>
      </w:r>
      <w:r w:rsidRPr="40B1692E">
        <w:t>. USD 1M is the FEMA repatriation cap; the ₹5L is the trigger for 15CB.</w:t>
      </w:r>
    </w:p>
  </w:comment>
  <w:comment w:id="50" w:author="Kashish  Bhatia" w:date="2026-06-10T12:20:00Z" w:initials="KB">
    <w:p w14:paraId="0CB31FED" w14:textId="77777777" w:rsidR="007870BF" w:rsidRDefault="007870BF" w:rsidP="007870BF">
      <w:pPr>
        <w:pStyle w:val="CommentText"/>
      </w:pPr>
      <w:r>
        <w:rPr>
          <w:rStyle w:val="CommentReference"/>
        </w:rPr>
        <w:annotationRef/>
      </w:r>
      <w:r>
        <w:t>Prima facie it falls under Investment Advisory and with ARN registration we cant provide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15D7AE" w15:done="0"/>
  <w15:commentEx w15:paraId="311FC7F5" w15:done="0"/>
  <w15:commentEx w15:paraId="0CB31F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D31532" w16cex:dateUtc="2026-05-25T13:00:00Z"/>
  <w16cex:commentExtensible w16cex:durableId="4539346A" w16cex:dateUtc="2026-05-25T13:15:00Z"/>
  <w16cex:commentExtensible w16cex:durableId="3440D797" w16cex:dateUtc="2026-06-10T06: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15D7AE" w16cid:durableId="53D31532"/>
  <w16cid:commentId w16cid:paraId="311FC7F5" w16cid:durableId="4539346A"/>
  <w16cid:commentId w16cid:paraId="0CB31FED" w16cid:durableId="3440D7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75897" w14:textId="77777777" w:rsidR="00674780" w:rsidRDefault="00674780">
      <w:r>
        <w:separator/>
      </w:r>
    </w:p>
  </w:endnote>
  <w:endnote w:type="continuationSeparator" w:id="0">
    <w:p w14:paraId="763AF6C3" w14:textId="77777777" w:rsidR="00674780" w:rsidRDefault="00674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1CF24" w14:textId="77777777" w:rsidR="005F5911" w:rsidRDefault="00F30925">
    <w:pPr>
      <w:pBdr>
        <w:top w:val="single" w:sz="4" w:space="2" w:color="D5E8F0"/>
      </w:pBdr>
    </w:pPr>
    <w:r>
      <w:rPr>
        <w:color w:val="595959"/>
        <w:sz w:val="16"/>
        <w:szCs w:val="16"/>
      </w:rPr>
      <w:t xml:space="preserve">NRI DIY MF Platform – Business Requirements Document          Page </w:t>
    </w:r>
    <w:r>
      <w:rPr>
        <w:color w:val="595959"/>
        <w:sz w:val="16"/>
        <w:szCs w:val="16"/>
      </w:rPr>
      <w:fldChar w:fldCharType="begin"/>
    </w:r>
    <w:r>
      <w:rPr>
        <w:color w:val="595959"/>
        <w:sz w:val="16"/>
        <w:szCs w:val="16"/>
      </w:rPr>
      <w:instrText>PAGE</w:instrText>
    </w:r>
    <w:r>
      <w:rPr>
        <w:color w:val="595959"/>
        <w:sz w:val="16"/>
        <w:szCs w:val="16"/>
      </w:rPr>
      <w:fldChar w:fldCharType="separate"/>
    </w:r>
    <w:r w:rsidR="000B2F97">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B2F97">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9E80C" w14:textId="77777777" w:rsidR="00674780" w:rsidRDefault="00674780">
      <w:r>
        <w:separator/>
      </w:r>
    </w:p>
  </w:footnote>
  <w:footnote w:type="continuationSeparator" w:id="0">
    <w:p w14:paraId="4F704346" w14:textId="77777777" w:rsidR="00674780" w:rsidRDefault="006747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9188" w14:textId="77777777" w:rsidR="005F5911" w:rsidRDefault="00F30925">
    <w:pPr>
      <w:pBdr>
        <w:bottom w:val="single" w:sz="4" w:space="2" w:color="D5E8F0"/>
      </w:pBdr>
    </w:pPr>
    <w:r>
      <w:rPr>
        <w:color w:val="595959"/>
        <w:sz w:val="16"/>
        <w:szCs w:val="16"/>
      </w:rPr>
      <w:t>CONFIDENTIAL  |  BRD v2.0 – NRI DIY Mutual Fund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C4F27"/>
    <w:multiLevelType w:val="hybridMultilevel"/>
    <w:tmpl w:val="9FFADA06"/>
    <w:lvl w:ilvl="0" w:tplc="BA4C90A2">
      <w:start w:val="1"/>
      <w:numFmt w:val="bullet"/>
      <w:lvlText w:val="•"/>
      <w:lvlJc w:val="left"/>
      <w:pPr>
        <w:ind w:left="200" w:hanging="200"/>
      </w:pPr>
      <w:rPr>
        <w:rFonts w:ascii="Arial" w:eastAsia="Arial" w:hAnsi="Arial" w:cs="Arial"/>
        <w:sz w:val="20"/>
        <w:szCs w:val="20"/>
      </w:rPr>
    </w:lvl>
    <w:lvl w:ilvl="1" w:tplc="05142856">
      <w:numFmt w:val="decimal"/>
      <w:lvlText w:val=""/>
      <w:lvlJc w:val="left"/>
    </w:lvl>
    <w:lvl w:ilvl="2" w:tplc="C1D0F218">
      <w:numFmt w:val="decimal"/>
      <w:lvlText w:val=""/>
      <w:lvlJc w:val="left"/>
    </w:lvl>
    <w:lvl w:ilvl="3" w:tplc="3EA6CE00">
      <w:numFmt w:val="decimal"/>
      <w:lvlText w:val=""/>
      <w:lvlJc w:val="left"/>
    </w:lvl>
    <w:lvl w:ilvl="4" w:tplc="54CEC7A8">
      <w:numFmt w:val="decimal"/>
      <w:lvlText w:val=""/>
      <w:lvlJc w:val="left"/>
    </w:lvl>
    <w:lvl w:ilvl="5" w:tplc="13BC8C8A">
      <w:numFmt w:val="decimal"/>
      <w:lvlText w:val=""/>
      <w:lvlJc w:val="left"/>
    </w:lvl>
    <w:lvl w:ilvl="6" w:tplc="191A3CD2">
      <w:numFmt w:val="decimal"/>
      <w:lvlText w:val=""/>
      <w:lvlJc w:val="left"/>
    </w:lvl>
    <w:lvl w:ilvl="7" w:tplc="A1E65F3C">
      <w:numFmt w:val="decimal"/>
      <w:lvlText w:val=""/>
      <w:lvlJc w:val="left"/>
    </w:lvl>
    <w:lvl w:ilvl="8" w:tplc="12B4FAA0">
      <w:numFmt w:val="decimal"/>
      <w:lvlText w:val=""/>
      <w:lvlJc w:val="left"/>
    </w:lvl>
  </w:abstractNum>
  <w:abstractNum w:abstractNumId="1" w15:restartNumberingAfterBreak="0">
    <w:nsid w:val="3FA67C0A"/>
    <w:multiLevelType w:val="hybridMultilevel"/>
    <w:tmpl w:val="9AA071BC"/>
    <w:lvl w:ilvl="0" w:tplc="C26ACF4A">
      <w:start w:val="1"/>
      <w:numFmt w:val="decimal"/>
      <w:lvlText w:val="%1."/>
      <w:lvlJc w:val="left"/>
      <w:pPr>
        <w:ind w:left="600" w:hanging="300"/>
      </w:pPr>
      <w:rPr>
        <w:rFonts w:ascii="Arial" w:eastAsia="Arial" w:hAnsi="Arial" w:cs="Arial"/>
        <w:sz w:val="22"/>
        <w:szCs w:val="22"/>
      </w:rPr>
    </w:lvl>
    <w:lvl w:ilvl="1" w:tplc="C898128C">
      <w:numFmt w:val="decimal"/>
      <w:lvlText w:val=""/>
      <w:lvlJc w:val="left"/>
    </w:lvl>
    <w:lvl w:ilvl="2" w:tplc="EB4EAFAA">
      <w:numFmt w:val="decimal"/>
      <w:lvlText w:val=""/>
      <w:lvlJc w:val="left"/>
    </w:lvl>
    <w:lvl w:ilvl="3" w:tplc="AD6CB9A8">
      <w:numFmt w:val="decimal"/>
      <w:lvlText w:val=""/>
      <w:lvlJc w:val="left"/>
    </w:lvl>
    <w:lvl w:ilvl="4" w:tplc="0C2A2D44">
      <w:numFmt w:val="decimal"/>
      <w:lvlText w:val=""/>
      <w:lvlJc w:val="left"/>
    </w:lvl>
    <w:lvl w:ilvl="5" w:tplc="D9564920">
      <w:numFmt w:val="decimal"/>
      <w:lvlText w:val=""/>
      <w:lvlJc w:val="left"/>
    </w:lvl>
    <w:lvl w:ilvl="6" w:tplc="C1A2147A">
      <w:numFmt w:val="decimal"/>
      <w:lvlText w:val=""/>
      <w:lvlJc w:val="left"/>
    </w:lvl>
    <w:lvl w:ilvl="7" w:tplc="DD6AC8DE">
      <w:numFmt w:val="decimal"/>
      <w:lvlText w:val=""/>
      <w:lvlJc w:val="left"/>
    </w:lvl>
    <w:lvl w:ilvl="8" w:tplc="80D02612">
      <w:numFmt w:val="decimal"/>
      <w:lvlText w:val=""/>
      <w:lvlJc w:val="left"/>
    </w:lvl>
  </w:abstractNum>
  <w:abstractNum w:abstractNumId="2" w15:restartNumberingAfterBreak="0">
    <w:nsid w:val="42464CB4"/>
    <w:multiLevelType w:val="hybridMultilevel"/>
    <w:tmpl w:val="B21C8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D779F3"/>
    <w:multiLevelType w:val="hybridMultilevel"/>
    <w:tmpl w:val="6C8CCA64"/>
    <w:lvl w:ilvl="0" w:tplc="E21A90A6">
      <w:start w:val="1"/>
      <w:numFmt w:val="bullet"/>
      <w:lvlText w:val="•"/>
      <w:lvlJc w:val="left"/>
      <w:pPr>
        <w:ind w:left="600" w:hanging="300"/>
      </w:pPr>
      <w:rPr>
        <w:rFonts w:ascii="Arial" w:eastAsia="Arial" w:hAnsi="Arial" w:cs="Arial"/>
        <w:sz w:val="22"/>
        <w:szCs w:val="22"/>
      </w:rPr>
    </w:lvl>
    <w:lvl w:ilvl="1" w:tplc="A7120CA0">
      <w:start w:val="1"/>
      <w:numFmt w:val="bullet"/>
      <w:lvlText w:val="◦"/>
      <w:lvlJc w:val="left"/>
      <w:pPr>
        <w:ind w:left="1080" w:hanging="300"/>
      </w:pPr>
      <w:rPr>
        <w:rFonts w:ascii="Arial" w:eastAsia="Arial" w:hAnsi="Arial" w:cs="Arial"/>
        <w:sz w:val="22"/>
        <w:szCs w:val="22"/>
      </w:rPr>
    </w:lvl>
    <w:lvl w:ilvl="2" w:tplc="B890008A">
      <w:numFmt w:val="decimal"/>
      <w:lvlText w:val=""/>
      <w:lvlJc w:val="left"/>
    </w:lvl>
    <w:lvl w:ilvl="3" w:tplc="2ECEDF8C">
      <w:numFmt w:val="decimal"/>
      <w:lvlText w:val=""/>
      <w:lvlJc w:val="left"/>
    </w:lvl>
    <w:lvl w:ilvl="4" w:tplc="BC0A6602">
      <w:numFmt w:val="decimal"/>
      <w:lvlText w:val=""/>
      <w:lvlJc w:val="left"/>
    </w:lvl>
    <w:lvl w:ilvl="5" w:tplc="F0DE3506">
      <w:numFmt w:val="decimal"/>
      <w:lvlText w:val=""/>
      <w:lvlJc w:val="left"/>
    </w:lvl>
    <w:lvl w:ilvl="6" w:tplc="A77480E0">
      <w:numFmt w:val="decimal"/>
      <w:lvlText w:val=""/>
      <w:lvlJc w:val="left"/>
    </w:lvl>
    <w:lvl w:ilvl="7" w:tplc="B1187A8C">
      <w:numFmt w:val="decimal"/>
      <w:lvlText w:val=""/>
      <w:lvlJc w:val="left"/>
    </w:lvl>
    <w:lvl w:ilvl="8" w:tplc="E2F0D7EE">
      <w:numFmt w:val="decimal"/>
      <w:lvlText w:val=""/>
      <w:lvlJc w:val="left"/>
    </w:lvl>
  </w:abstractNum>
  <w:abstractNum w:abstractNumId="4" w15:restartNumberingAfterBreak="0">
    <w:nsid w:val="7C897A62"/>
    <w:multiLevelType w:val="hybridMultilevel"/>
    <w:tmpl w:val="AE78A6E8"/>
    <w:lvl w:ilvl="0" w:tplc="B6CC6106">
      <w:start w:val="1"/>
      <w:numFmt w:val="bullet"/>
      <w:lvlText w:val="●"/>
      <w:lvlJc w:val="left"/>
      <w:pPr>
        <w:ind w:left="720" w:hanging="360"/>
      </w:pPr>
    </w:lvl>
    <w:lvl w:ilvl="1" w:tplc="7E5AE2DA">
      <w:start w:val="1"/>
      <w:numFmt w:val="bullet"/>
      <w:lvlText w:val="○"/>
      <w:lvlJc w:val="left"/>
      <w:pPr>
        <w:ind w:left="1440" w:hanging="360"/>
      </w:pPr>
    </w:lvl>
    <w:lvl w:ilvl="2" w:tplc="5B845E84">
      <w:start w:val="1"/>
      <w:numFmt w:val="bullet"/>
      <w:lvlText w:val="■"/>
      <w:lvlJc w:val="left"/>
      <w:pPr>
        <w:ind w:left="2160" w:hanging="360"/>
      </w:pPr>
    </w:lvl>
    <w:lvl w:ilvl="3" w:tplc="746AA452">
      <w:start w:val="1"/>
      <w:numFmt w:val="bullet"/>
      <w:lvlText w:val="●"/>
      <w:lvlJc w:val="left"/>
      <w:pPr>
        <w:ind w:left="2880" w:hanging="360"/>
      </w:pPr>
    </w:lvl>
    <w:lvl w:ilvl="4" w:tplc="5290D6C8">
      <w:start w:val="1"/>
      <w:numFmt w:val="bullet"/>
      <w:lvlText w:val="○"/>
      <w:lvlJc w:val="left"/>
      <w:pPr>
        <w:ind w:left="3600" w:hanging="360"/>
      </w:pPr>
    </w:lvl>
    <w:lvl w:ilvl="5" w:tplc="3E1C10FE">
      <w:start w:val="1"/>
      <w:numFmt w:val="bullet"/>
      <w:lvlText w:val="■"/>
      <w:lvlJc w:val="left"/>
      <w:pPr>
        <w:ind w:left="4320" w:hanging="360"/>
      </w:pPr>
    </w:lvl>
    <w:lvl w:ilvl="6" w:tplc="49A232CA">
      <w:start w:val="1"/>
      <w:numFmt w:val="bullet"/>
      <w:lvlText w:val="●"/>
      <w:lvlJc w:val="left"/>
      <w:pPr>
        <w:ind w:left="5040" w:hanging="360"/>
      </w:pPr>
    </w:lvl>
    <w:lvl w:ilvl="7" w:tplc="C2F0F444">
      <w:start w:val="1"/>
      <w:numFmt w:val="bullet"/>
      <w:lvlText w:val="●"/>
      <w:lvlJc w:val="left"/>
      <w:pPr>
        <w:ind w:left="5760" w:hanging="360"/>
      </w:pPr>
    </w:lvl>
    <w:lvl w:ilvl="8" w:tplc="91587AFA">
      <w:start w:val="1"/>
      <w:numFmt w:val="bullet"/>
      <w:lvlText w:val="●"/>
      <w:lvlJc w:val="left"/>
      <w:pPr>
        <w:ind w:left="6480" w:hanging="360"/>
      </w:pPr>
    </w:lvl>
  </w:abstractNum>
  <w:num w:numId="1" w16cid:durableId="1401904202">
    <w:abstractNumId w:val="2"/>
  </w:num>
  <w:num w:numId="2" w16cid:durableId="2032564914">
    <w:abstractNumId w:val="3"/>
    <w:lvlOverride w:ilvl="0">
      <w:startOverride w:val="1"/>
    </w:lvlOverride>
  </w:num>
  <w:num w:numId="3" w16cid:durableId="2125416687">
    <w:abstractNumId w:val="4"/>
    <w:lvlOverride w:ilvl="0">
      <w:startOverride w:val="1"/>
    </w:lvlOverride>
  </w:num>
  <w:num w:numId="4" w16cid:durableId="507335011">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jal  Dhamija">
    <w15:presenceInfo w15:providerId="AD" w15:userId="S::sajal@centricity.co.in::b883ac99-d178-4972-a5b0-bc3c890b7920"/>
  </w15:person>
  <w15:person w15:author="Kashish  Bhatia">
    <w15:presenceInfo w15:providerId="AD" w15:userId="S::kashish@centricity.co.in::f46e8b87-3034-4264-9e0a-bafe81fb91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911"/>
    <w:rsid w:val="000001C5"/>
    <w:rsid w:val="00001B3F"/>
    <w:rsid w:val="000033C4"/>
    <w:rsid w:val="00003855"/>
    <w:rsid w:val="000067BA"/>
    <w:rsid w:val="0000708C"/>
    <w:rsid w:val="00010CC9"/>
    <w:rsid w:val="000115F5"/>
    <w:rsid w:val="00012F2E"/>
    <w:rsid w:val="0001556C"/>
    <w:rsid w:val="000365B3"/>
    <w:rsid w:val="0004243F"/>
    <w:rsid w:val="00044C1A"/>
    <w:rsid w:val="000503BB"/>
    <w:rsid w:val="0005255A"/>
    <w:rsid w:val="000541B7"/>
    <w:rsid w:val="000570DD"/>
    <w:rsid w:val="00061CF3"/>
    <w:rsid w:val="0006296E"/>
    <w:rsid w:val="0009050B"/>
    <w:rsid w:val="00092AFD"/>
    <w:rsid w:val="000943F0"/>
    <w:rsid w:val="000961C8"/>
    <w:rsid w:val="00097510"/>
    <w:rsid w:val="00097F3B"/>
    <w:rsid w:val="000A2D8A"/>
    <w:rsid w:val="000B2F97"/>
    <w:rsid w:val="000B3820"/>
    <w:rsid w:val="000C5BCC"/>
    <w:rsid w:val="000D2AC3"/>
    <w:rsid w:val="000D58F5"/>
    <w:rsid w:val="000D6774"/>
    <w:rsid w:val="000E2C1A"/>
    <w:rsid w:val="000E5266"/>
    <w:rsid w:val="000E616A"/>
    <w:rsid w:val="000E6A35"/>
    <w:rsid w:val="000F64E9"/>
    <w:rsid w:val="000F6EA9"/>
    <w:rsid w:val="00106766"/>
    <w:rsid w:val="00115557"/>
    <w:rsid w:val="00116B59"/>
    <w:rsid w:val="0011765E"/>
    <w:rsid w:val="00120232"/>
    <w:rsid w:val="0012393B"/>
    <w:rsid w:val="001260A9"/>
    <w:rsid w:val="00127265"/>
    <w:rsid w:val="00130C24"/>
    <w:rsid w:val="001315C9"/>
    <w:rsid w:val="00131ACF"/>
    <w:rsid w:val="00133305"/>
    <w:rsid w:val="0013338E"/>
    <w:rsid w:val="001350DE"/>
    <w:rsid w:val="001353E1"/>
    <w:rsid w:val="0014643E"/>
    <w:rsid w:val="001510E1"/>
    <w:rsid w:val="00152A63"/>
    <w:rsid w:val="00154DD8"/>
    <w:rsid w:val="00162DFD"/>
    <w:rsid w:val="0016531C"/>
    <w:rsid w:val="00177403"/>
    <w:rsid w:val="0018458D"/>
    <w:rsid w:val="00187591"/>
    <w:rsid w:val="001912B3"/>
    <w:rsid w:val="00192544"/>
    <w:rsid w:val="0019420C"/>
    <w:rsid w:val="001A5164"/>
    <w:rsid w:val="001A63BF"/>
    <w:rsid w:val="001B04A6"/>
    <w:rsid w:val="001B25F6"/>
    <w:rsid w:val="001B34E6"/>
    <w:rsid w:val="001B73BD"/>
    <w:rsid w:val="001C1D25"/>
    <w:rsid w:val="001C604B"/>
    <w:rsid w:val="001C7BA6"/>
    <w:rsid w:val="001D5630"/>
    <w:rsid w:val="001E14B9"/>
    <w:rsid w:val="001E3FBA"/>
    <w:rsid w:val="001E7F2C"/>
    <w:rsid w:val="001F1409"/>
    <w:rsid w:val="001F66BC"/>
    <w:rsid w:val="001F7232"/>
    <w:rsid w:val="0020108C"/>
    <w:rsid w:val="00201327"/>
    <w:rsid w:val="002034B9"/>
    <w:rsid w:val="00206930"/>
    <w:rsid w:val="002100A6"/>
    <w:rsid w:val="002106A8"/>
    <w:rsid w:val="00226A7E"/>
    <w:rsid w:val="002350CB"/>
    <w:rsid w:val="00236FDE"/>
    <w:rsid w:val="00237401"/>
    <w:rsid w:val="0024147C"/>
    <w:rsid w:val="002416B5"/>
    <w:rsid w:val="002442FE"/>
    <w:rsid w:val="00245EAA"/>
    <w:rsid w:val="00246A70"/>
    <w:rsid w:val="00246D16"/>
    <w:rsid w:val="00252698"/>
    <w:rsid w:val="00253684"/>
    <w:rsid w:val="00253A62"/>
    <w:rsid w:val="00265807"/>
    <w:rsid w:val="002659CA"/>
    <w:rsid w:val="00271CE6"/>
    <w:rsid w:val="0027783A"/>
    <w:rsid w:val="002779CB"/>
    <w:rsid w:val="002810BA"/>
    <w:rsid w:val="0028303B"/>
    <w:rsid w:val="0029206B"/>
    <w:rsid w:val="00294DD3"/>
    <w:rsid w:val="002971CF"/>
    <w:rsid w:val="002A317A"/>
    <w:rsid w:val="002A55FB"/>
    <w:rsid w:val="002B391A"/>
    <w:rsid w:val="002B493F"/>
    <w:rsid w:val="002C1330"/>
    <w:rsid w:val="002C30CC"/>
    <w:rsid w:val="002C3E3E"/>
    <w:rsid w:val="002D300C"/>
    <w:rsid w:val="002D61B8"/>
    <w:rsid w:val="002D67A3"/>
    <w:rsid w:val="002D7326"/>
    <w:rsid w:val="002E19CA"/>
    <w:rsid w:val="002E597E"/>
    <w:rsid w:val="002E5DA8"/>
    <w:rsid w:val="002E763C"/>
    <w:rsid w:val="002F00F3"/>
    <w:rsid w:val="002F32BE"/>
    <w:rsid w:val="002F3C9A"/>
    <w:rsid w:val="002F4826"/>
    <w:rsid w:val="003007F5"/>
    <w:rsid w:val="00300A62"/>
    <w:rsid w:val="003023F1"/>
    <w:rsid w:val="003201F3"/>
    <w:rsid w:val="00330634"/>
    <w:rsid w:val="0033377A"/>
    <w:rsid w:val="00341EB5"/>
    <w:rsid w:val="003426ED"/>
    <w:rsid w:val="00345720"/>
    <w:rsid w:val="003461DC"/>
    <w:rsid w:val="00347B78"/>
    <w:rsid w:val="003521A1"/>
    <w:rsid w:val="00354B23"/>
    <w:rsid w:val="00360335"/>
    <w:rsid w:val="00360B1F"/>
    <w:rsid w:val="00361209"/>
    <w:rsid w:val="003612EF"/>
    <w:rsid w:val="00362352"/>
    <w:rsid w:val="00362C8F"/>
    <w:rsid w:val="003654A0"/>
    <w:rsid w:val="00367F2B"/>
    <w:rsid w:val="0037080E"/>
    <w:rsid w:val="00373CD8"/>
    <w:rsid w:val="00375237"/>
    <w:rsid w:val="00380F4A"/>
    <w:rsid w:val="00382BC6"/>
    <w:rsid w:val="0038792E"/>
    <w:rsid w:val="003944FC"/>
    <w:rsid w:val="00394666"/>
    <w:rsid w:val="003A0857"/>
    <w:rsid w:val="003B5EAA"/>
    <w:rsid w:val="003C13CC"/>
    <w:rsid w:val="003C1B8D"/>
    <w:rsid w:val="003C521A"/>
    <w:rsid w:val="003D5B29"/>
    <w:rsid w:val="003E1A7A"/>
    <w:rsid w:val="003E3C0F"/>
    <w:rsid w:val="003E4378"/>
    <w:rsid w:val="003F208B"/>
    <w:rsid w:val="00400106"/>
    <w:rsid w:val="004016DC"/>
    <w:rsid w:val="00415646"/>
    <w:rsid w:val="00422B43"/>
    <w:rsid w:val="004240B1"/>
    <w:rsid w:val="00424B4B"/>
    <w:rsid w:val="00425AF0"/>
    <w:rsid w:val="00426730"/>
    <w:rsid w:val="00432897"/>
    <w:rsid w:val="00433EA1"/>
    <w:rsid w:val="00435351"/>
    <w:rsid w:val="004418E5"/>
    <w:rsid w:val="00442874"/>
    <w:rsid w:val="00443621"/>
    <w:rsid w:val="00447315"/>
    <w:rsid w:val="00456786"/>
    <w:rsid w:val="004606BD"/>
    <w:rsid w:val="00470AF3"/>
    <w:rsid w:val="00481E65"/>
    <w:rsid w:val="004879B5"/>
    <w:rsid w:val="00492553"/>
    <w:rsid w:val="00493C4B"/>
    <w:rsid w:val="00497EAB"/>
    <w:rsid w:val="004A5059"/>
    <w:rsid w:val="004C14A4"/>
    <w:rsid w:val="004C3E69"/>
    <w:rsid w:val="004C6477"/>
    <w:rsid w:val="004D0E5A"/>
    <w:rsid w:val="004E7D45"/>
    <w:rsid w:val="004F5609"/>
    <w:rsid w:val="00506C37"/>
    <w:rsid w:val="00514EE6"/>
    <w:rsid w:val="005154C7"/>
    <w:rsid w:val="0052254F"/>
    <w:rsid w:val="00523F60"/>
    <w:rsid w:val="00524D67"/>
    <w:rsid w:val="00533129"/>
    <w:rsid w:val="005350B1"/>
    <w:rsid w:val="005463BB"/>
    <w:rsid w:val="00551C48"/>
    <w:rsid w:val="00554AD8"/>
    <w:rsid w:val="00555D8B"/>
    <w:rsid w:val="00557C2D"/>
    <w:rsid w:val="00562193"/>
    <w:rsid w:val="005625D5"/>
    <w:rsid w:val="005659EC"/>
    <w:rsid w:val="00571E05"/>
    <w:rsid w:val="0057325F"/>
    <w:rsid w:val="00575B08"/>
    <w:rsid w:val="0058089F"/>
    <w:rsid w:val="00590F65"/>
    <w:rsid w:val="00592C4C"/>
    <w:rsid w:val="00592E38"/>
    <w:rsid w:val="005935AE"/>
    <w:rsid w:val="0059505B"/>
    <w:rsid w:val="0059734C"/>
    <w:rsid w:val="005A1CBF"/>
    <w:rsid w:val="005A2134"/>
    <w:rsid w:val="005A38A2"/>
    <w:rsid w:val="005A6383"/>
    <w:rsid w:val="005B197E"/>
    <w:rsid w:val="005B361B"/>
    <w:rsid w:val="005B6217"/>
    <w:rsid w:val="005C4F79"/>
    <w:rsid w:val="005D5D65"/>
    <w:rsid w:val="005D7D19"/>
    <w:rsid w:val="005E7AB7"/>
    <w:rsid w:val="005F5283"/>
    <w:rsid w:val="005F5911"/>
    <w:rsid w:val="005F676E"/>
    <w:rsid w:val="00603440"/>
    <w:rsid w:val="00603ADF"/>
    <w:rsid w:val="00605850"/>
    <w:rsid w:val="006071C2"/>
    <w:rsid w:val="006106D2"/>
    <w:rsid w:val="00620F88"/>
    <w:rsid w:val="00621477"/>
    <w:rsid w:val="00625098"/>
    <w:rsid w:val="0062571B"/>
    <w:rsid w:val="00625D1B"/>
    <w:rsid w:val="00630705"/>
    <w:rsid w:val="0063137D"/>
    <w:rsid w:val="006319F6"/>
    <w:rsid w:val="00634DDA"/>
    <w:rsid w:val="00635325"/>
    <w:rsid w:val="006364F7"/>
    <w:rsid w:val="006377A7"/>
    <w:rsid w:val="006408BE"/>
    <w:rsid w:val="00642CED"/>
    <w:rsid w:val="006452F6"/>
    <w:rsid w:val="0064551B"/>
    <w:rsid w:val="00646B16"/>
    <w:rsid w:val="006666D8"/>
    <w:rsid w:val="00667378"/>
    <w:rsid w:val="00673F87"/>
    <w:rsid w:val="00674780"/>
    <w:rsid w:val="00675FFC"/>
    <w:rsid w:val="00677029"/>
    <w:rsid w:val="006811A2"/>
    <w:rsid w:val="006868B2"/>
    <w:rsid w:val="00692925"/>
    <w:rsid w:val="006A4BBB"/>
    <w:rsid w:val="006A5011"/>
    <w:rsid w:val="006A610C"/>
    <w:rsid w:val="006B21F9"/>
    <w:rsid w:val="006B23F0"/>
    <w:rsid w:val="006C3621"/>
    <w:rsid w:val="006C647F"/>
    <w:rsid w:val="006D4FAE"/>
    <w:rsid w:val="00700CC4"/>
    <w:rsid w:val="00700E06"/>
    <w:rsid w:val="00703474"/>
    <w:rsid w:val="00714B79"/>
    <w:rsid w:val="007162E4"/>
    <w:rsid w:val="00722114"/>
    <w:rsid w:val="00722A6C"/>
    <w:rsid w:val="0072611D"/>
    <w:rsid w:val="0073702A"/>
    <w:rsid w:val="00741E39"/>
    <w:rsid w:val="00742F43"/>
    <w:rsid w:val="0074404B"/>
    <w:rsid w:val="007444A2"/>
    <w:rsid w:val="00746C17"/>
    <w:rsid w:val="0074788A"/>
    <w:rsid w:val="00752D5E"/>
    <w:rsid w:val="00753E88"/>
    <w:rsid w:val="00757295"/>
    <w:rsid w:val="007608E4"/>
    <w:rsid w:val="0076602B"/>
    <w:rsid w:val="007729A2"/>
    <w:rsid w:val="00780D58"/>
    <w:rsid w:val="0078216D"/>
    <w:rsid w:val="00783F90"/>
    <w:rsid w:val="007870BF"/>
    <w:rsid w:val="00787A52"/>
    <w:rsid w:val="00790403"/>
    <w:rsid w:val="007A0F86"/>
    <w:rsid w:val="007A70CC"/>
    <w:rsid w:val="007B0F77"/>
    <w:rsid w:val="007B41F3"/>
    <w:rsid w:val="007D6619"/>
    <w:rsid w:val="007E6298"/>
    <w:rsid w:val="007E6E86"/>
    <w:rsid w:val="007E7019"/>
    <w:rsid w:val="007F3D18"/>
    <w:rsid w:val="007F58E9"/>
    <w:rsid w:val="007F632E"/>
    <w:rsid w:val="00800EA6"/>
    <w:rsid w:val="00802586"/>
    <w:rsid w:val="00804079"/>
    <w:rsid w:val="0080443E"/>
    <w:rsid w:val="00807303"/>
    <w:rsid w:val="00811B08"/>
    <w:rsid w:val="00815896"/>
    <w:rsid w:val="00816D39"/>
    <w:rsid w:val="008176D7"/>
    <w:rsid w:val="00823AA3"/>
    <w:rsid w:val="008302DF"/>
    <w:rsid w:val="0083062C"/>
    <w:rsid w:val="00842190"/>
    <w:rsid w:val="008440FF"/>
    <w:rsid w:val="00845415"/>
    <w:rsid w:val="00852267"/>
    <w:rsid w:val="00853561"/>
    <w:rsid w:val="00872C2E"/>
    <w:rsid w:val="00873D57"/>
    <w:rsid w:val="0087768E"/>
    <w:rsid w:val="00880A74"/>
    <w:rsid w:val="00885164"/>
    <w:rsid w:val="008A318F"/>
    <w:rsid w:val="008A726C"/>
    <w:rsid w:val="008B6633"/>
    <w:rsid w:val="008C15F1"/>
    <w:rsid w:val="008C16C4"/>
    <w:rsid w:val="008C304A"/>
    <w:rsid w:val="008C429A"/>
    <w:rsid w:val="008C4B37"/>
    <w:rsid w:val="008D1169"/>
    <w:rsid w:val="008D17AE"/>
    <w:rsid w:val="008D2D4D"/>
    <w:rsid w:val="008D567B"/>
    <w:rsid w:val="008E214B"/>
    <w:rsid w:val="008E56BA"/>
    <w:rsid w:val="008E6BA1"/>
    <w:rsid w:val="008E6CF4"/>
    <w:rsid w:val="008F3767"/>
    <w:rsid w:val="008F422C"/>
    <w:rsid w:val="009010C8"/>
    <w:rsid w:val="00904EC1"/>
    <w:rsid w:val="00907AA1"/>
    <w:rsid w:val="0091513A"/>
    <w:rsid w:val="00915FB4"/>
    <w:rsid w:val="00921AB7"/>
    <w:rsid w:val="0092455D"/>
    <w:rsid w:val="009248AF"/>
    <w:rsid w:val="0093510B"/>
    <w:rsid w:val="00945BA7"/>
    <w:rsid w:val="00950372"/>
    <w:rsid w:val="00960A61"/>
    <w:rsid w:val="00961830"/>
    <w:rsid w:val="00963A20"/>
    <w:rsid w:val="00982007"/>
    <w:rsid w:val="00983DA8"/>
    <w:rsid w:val="009952B2"/>
    <w:rsid w:val="009A1334"/>
    <w:rsid w:val="009D515C"/>
    <w:rsid w:val="009D7217"/>
    <w:rsid w:val="009E0D0F"/>
    <w:rsid w:val="009E3F5F"/>
    <w:rsid w:val="009E4B05"/>
    <w:rsid w:val="009E7940"/>
    <w:rsid w:val="009F018D"/>
    <w:rsid w:val="009F1477"/>
    <w:rsid w:val="009F267B"/>
    <w:rsid w:val="00A015DC"/>
    <w:rsid w:val="00A10909"/>
    <w:rsid w:val="00A1303A"/>
    <w:rsid w:val="00A14B80"/>
    <w:rsid w:val="00A14EC8"/>
    <w:rsid w:val="00A156F0"/>
    <w:rsid w:val="00A169CF"/>
    <w:rsid w:val="00A16FAB"/>
    <w:rsid w:val="00A21562"/>
    <w:rsid w:val="00A25AB0"/>
    <w:rsid w:val="00A2733C"/>
    <w:rsid w:val="00A3052E"/>
    <w:rsid w:val="00A3244F"/>
    <w:rsid w:val="00A34B65"/>
    <w:rsid w:val="00A449A0"/>
    <w:rsid w:val="00A4605D"/>
    <w:rsid w:val="00A4693E"/>
    <w:rsid w:val="00A46BAC"/>
    <w:rsid w:val="00A46E21"/>
    <w:rsid w:val="00A51C00"/>
    <w:rsid w:val="00A55DB2"/>
    <w:rsid w:val="00A574D4"/>
    <w:rsid w:val="00A602F0"/>
    <w:rsid w:val="00A61668"/>
    <w:rsid w:val="00A6773D"/>
    <w:rsid w:val="00A74AEB"/>
    <w:rsid w:val="00A8057F"/>
    <w:rsid w:val="00A81BEE"/>
    <w:rsid w:val="00A861EA"/>
    <w:rsid w:val="00A86C40"/>
    <w:rsid w:val="00A92BE9"/>
    <w:rsid w:val="00A95801"/>
    <w:rsid w:val="00A97BA7"/>
    <w:rsid w:val="00AA6640"/>
    <w:rsid w:val="00AB146D"/>
    <w:rsid w:val="00AB469C"/>
    <w:rsid w:val="00AC11E0"/>
    <w:rsid w:val="00AC2302"/>
    <w:rsid w:val="00AC25DD"/>
    <w:rsid w:val="00AC27B4"/>
    <w:rsid w:val="00AC2B28"/>
    <w:rsid w:val="00AC4194"/>
    <w:rsid w:val="00AC4AAE"/>
    <w:rsid w:val="00AC58AA"/>
    <w:rsid w:val="00AD0158"/>
    <w:rsid w:val="00AD4956"/>
    <w:rsid w:val="00AD6E53"/>
    <w:rsid w:val="00AE461C"/>
    <w:rsid w:val="00AE6983"/>
    <w:rsid w:val="00AE77E3"/>
    <w:rsid w:val="00AE77F9"/>
    <w:rsid w:val="00AF3AB4"/>
    <w:rsid w:val="00B03C30"/>
    <w:rsid w:val="00B1605E"/>
    <w:rsid w:val="00B31179"/>
    <w:rsid w:val="00B47839"/>
    <w:rsid w:val="00B55639"/>
    <w:rsid w:val="00B665F7"/>
    <w:rsid w:val="00B701C6"/>
    <w:rsid w:val="00B7187D"/>
    <w:rsid w:val="00B724A7"/>
    <w:rsid w:val="00B837F3"/>
    <w:rsid w:val="00B86507"/>
    <w:rsid w:val="00B929E9"/>
    <w:rsid w:val="00B9520A"/>
    <w:rsid w:val="00BA1578"/>
    <w:rsid w:val="00BA6277"/>
    <w:rsid w:val="00BB1972"/>
    <w:rsid w:val="00BB223E"/>
    <w:rsid w:val="00BB6F82"/>
    <w:rsid w:val="00BD664D"/>
    <w:rsid w:val="00BD6744"/>
    <w:rsid w:val="00BE0E97"/>
    <w:rsid w:val="00BE1DBD"/>
    <w:rsid w:val="00BE2070"/>
    <w:rsid w:val="00BE3824"/>
    <w:rsid w:val="00BE3ACD"/>
    <w:rsid w:val="00BE51F7"/>
    <w:rsid w:val="00BE6A01"/>
    <w:rsid w:val="00BE78AE"/>
    <w:rsid w:val="00BE7D11"/>
    <w:rsid w:val="00BF49AF"/>
    <w:rsid w:val="00BF7539"/>
    <w:rsid w:val="00C00718"/>
    <w:rsid w:val="00C01737"/>
    <w:rsid w:val="00C02CB4"/>
    <w:rsid w:val="00C03972"/>
    <w:rsid w:val="00C05864"/>
    <w:rsid w:val="00C05A94"/>
    <w:rsid w:val="00C05B59"/>
    <w:rsid w:val="00C061F8"/>
    <w:rsid w:val="00C07B85"/>
    <w:rsid w:val="00C10788"/>
    <w:rsid w:val="00C11263"/>
    <w:rsid w:val="00C1228D"/>
    <w:rsid w:val="00C13367"/>
    <w:rsid w:val="00C14B1B"/>
    <w:rsid w:val="00C155F2"/>
    <w:rsid w:val="00C167BD"/>
    <w:rsid w:val="00C219CE"/>
    <w:rsid w:val="00C2265B"/>
    <w:rsid w:val="00C26159"/>
    <w:rsid w:val="00C33BCB"/>
    <w:rsid w:val="00C34EE0"/>
    <w:rsid w:val="00C5347D"/>
    <w:rsid w:val="00C627B3"/>
    <w:rsid w:val="00C76387"/>
    <w:rsid w:val="00C80448"/>
    <w:rsid w:val="00C86CBB"/>
    <w:rsid w:val="00C9022F"/>
    <w:rsid w:val="00C90722"/>
    <w:rsid w:val="00C9426A"/>
    <w:rsid w:val="00C95133"/>
    <w:rsid w:val="00C9723A"/>
    <w:rsid w:val="00C97C70"/>
    <w:rsid w:val="00CA640B"/>
    <w:rsid w:val="00CA72DC"/>
    <w:rsid w:val="00CA7D03"/>
    <w:rsid w:val="00CB5FCB"/>
    <w:rsid w:val="00CC2C40"/>
    <w:rsid w:val="00CD0F8F"/>
    <w:rsid w:val="00CD1A46"/>
    <w:rsid w:val="00CD5412"/>
    <w:rsid w:val="00CE4B8A"/>
    <w:rsid w:val="00CE4FD9"/>
    <w:rsid w:val="00CE54A3"/>
    <w:rsid w:val="00CE6DF6"/>
    <w:rsid w:val="00CE76F7"/>
    <w:rsid w:val="00CF2B37"/>
    <w:rsid w:val="00CF6399"/>
    <w:rsid w:val="00D0621E"/>
    <w:rsid w:val="00D14EB3"/>
    <w:rsid w:val="00D159DD"/>
    <w:rsid w:val="00D17B5F"/>
    <w:rsid w:val="00D264BD"/>
    <w:rsid w:val="00D310A5"/>
    <w:rsid w:val="00D31D89"/>
    <w:rsid w:val="00D36BF8"/>
    <w:rsid w:val="00D37941"/>
    <w:rsid w:val="00D420A1"/>
    <w:rsid w:val="00D52BE0"/>
    <w:rsid w:val="00D577A6"/>
    <w:rsid w:val="00D61673"/>
    <w:rsid w:val="00D769B8"/>
    <w:rsid w:val="00D779BE"/>
    <w:rsid w:val="00D80D5B"/>
    <w:rsid w:val="00D8452A"/>
    <w:rsid w:val="00D84FAD"/>
    <w:rsid w:val="00D86A37"/>
    <w:rsid w:val="00D958FE"/>
    <w:rsid w:val="00DA114E"/>
    <w:rsid w:val="00DA4815"/>
    <w:rsid w:val="00DB0E09"/>
    <w:rsid w:val="00DB0FE2"/>
    <w:rsid w:val="00DB112E"/>
    <w:rsid w:val="00DB764B"/>
    <w:rsid w:val="00DB7BB4"/>
    <w:rsid w:val="00DC0955"/>
    <w:rsid w:val="00DC197B"/>
    <w:rsid w:val="00DC2974"/>
    <w:rsid w:val="00DD1978"/>
    <w:rsid w:val="00DD74F4"/>
    <w:rsid w:val="00DE18AA"/>
    <w:rsid w:val="00DE24E6"/>
    <w:rsid w:val="00DE3876"/>
    <w:rsid w:val="00DE6B1C"/>
    <w:rsid w:val="00DF24E1"/>
    <w:rsid w:val="00DF29D4"/>
    <w:rsid w:val="00E00259"/>
    <w:rsid w:val="00E01F27"/>
    <w:rsid w:val="00E07D27"/>
    <w:rsid w:val="00E12E11"/>
    <w:rsid w:val="00E1450C"/>
    <w:rsid w:val="00E1794D"/>
    <w:rsid w:val="00E21DE0"/>
    <w:rsid w:val="00E23183"/>
    <w:rsid w:val="00E2333C"/>
    <w:rsid w:val="00E24FBB"/>
    <w:rsid w:val="00E276F7"/>
    <w:rsid w:val="00E3033C"/>
    <w:rsid w:val="00E3301C"/>
    <w:rsid w:val="00E52209"/>
    <w:rsid w:val="00E54967"/>
    <w:rsid w:val="00E62F69"/>
    <w:rsid w:val="00E92514"/>
    <w:rsid w:val="00E94DEB"/>
    <w:rsid w:val="00E979CC"/>
    <w:rsid w:val="00EB0016"/>
    <w:rsid w:val="00EB0337"/>
    <w:rsid w:val="00EB1C1F"/>
    <w:rsid w:val="00EB5A37"/>
    <w:rsid w:val="00EB77DD"/>
    <w:rsid w:val="00EC1907"/>
    <w:rsid w:val="00EC4258"/>
    <w:rsid w:val="00EC5975"/>
    <w:rsid w:val="00ED66D1"/>
    <w:rsid w:val="00ED785D"/>
    <w:rsid w:val="00EE4742"/>
    <w:rsid w:val="00EE75BA"/>
    <w:rsid w:val="00EE7717"/>
    <w:rsid w:val="00EF097D"/>
    <w:rsid w:val="00EF0F1F"/>
    <w:rsid w:val="00EF1761"/>
    <w:rsid w:val="00EF1EB9"/>
    <w:rsid w:val="00EF5F14"/>
    <w:rsid w:val="00EF622C"/>
    <w:rsid w:val="00F00AEF"/>
    <w:rsid w:val="00F04736"/>
    <w:rsid w:val="00F14097"/>
    <w:rsid w:val="00F16A06"/>
    <w:rsid w:val="00F217BC"/>
    <w:rsid w:val="00F24379"/>
    <w:rsid w:val="00F256A0"/>
    <w:rsid w:val="00F30925"/>
    <w:rsid w:val="00F348B8"/>
    <w:rsid w:val="00F3766F"/>
    <w:rsid w:val="00F46EC1"/>
    <w:rsid w:val="00F47F22"/>
    <w:rsid w:val="00F51439"/>
    <w:rsid w:val="00F5148E"/>
    <w:rsid w:val="00F51C16"/>
    <w:rsid w:val="00F555FA"/>
    <w:rsid w:val="00F5681A"/>
    <w:rsid w:val="00F6318D"/>
    <w:rsid w:val="00F650BB"/>
    <w:rsid w:val="00F654C6"/>
    <w:rsid w:val="00F67B49"/>
    <w:rsid w:val="00F72707"/>
    <w:rsid w:val="00F76EDC"/>
    <w:rsid w:val="00F80011"/>
    <w:rsid w:val="00F81A69"/>
    <w:rsid w:val="00F95959"/>
    <w:rsid w:val="00F977D5"/>
    <w:rsid w:val="00F97E7A"/>
    <w:rsid w:val="00FA0CDB"/>
    <w:rsid w:val="00FA2B38"/>
    <w:rsid w:val="00FA6A45"/>
    <w:rsid w:val="00FD03CC"/>
    <w:rsid w:val="00FD1B68"/>
    <w:rsid w:val="00FD572F"/>
    <w:rsid w:val="00FD7445"/>
    <w:rsid w:val="00FE266D"/>
    <w:rsid w:val="00FE452F"/>
    <w:rsid w:val="00FF3799"/>
    <w:rsid w:val="00FF58F7"/>
    <w:rsid w:val="30BAA24D"/>
    <w:rsid w:val="37D7F5AB"/>
    <w:rsid w:val="5F0172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57E1F72"/>
  <w15:docId w15:val="{AAEAE3D7-FEF3-44D5-A4AC-72E69135D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outlineLvl w:val="0"/>
    </w:pPr>
    <w:rPr>
      <w:b/>
      <w:bCs/>
      <w:color w:val="FFFFFF"/>
      <w:sz w:val="34"/>
      <w:szCs w:val="34"/>
    </w:rPr>
  </w:style>
  <w:style w:type="paragraph" w:styleId="Heading2">
    <w:name w:val="heading 2"/>
    <w:uiPriority w:val="9"/>
    <w:unhideWhenUsed/>
    <w:qFormat/>
    <w:pPr>
      <w:spacing w:before="280" w:after="80"/>
      <w:outlineLvl w:val="1"/>
    </w:pPr>
    <w:rPr>
      <w:b/>
      <w:bCs/>
      <w:color w:val="1F4E79"/>
      <w:sz w:val="28"/>
      <w:szCs w:val="28"/>
    </w:rPr>
  </w:style>
  <w:style w:type="paragraph" w:styleId="Heading3">
    <w:name w:val="heading 3"/>
    <w:uiPriority w:val="9"/>
    <w:unhideWhenUsed/>
    <w:qFormat/>
    <w:pPr>
      <w:spacing w:before="20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C11263"/>
  </w:style>
  <w:style w:type="paragraph" w:styleId="Header">
    <w:name w:val="header"/>
    <w:basedOn w:val="Normal"/>
    <w:link w:val="HeaderChar"/>
    <w:uiPriority w:val="99"/>
    <w:semiHidden/>
    <w:unhideWhenUsed/>
    <w:rsid w:val="00804079"/>
    <w:pPr>
      <w:tabs>
        <w:tab w:val="center" w:pos="4680"/>
        <w:tab w:val="right" w:pos="9360"/>
      </w:tabs>
    </w:pPr>
  </w:style>
  <w:style w:type="character" w:customStyle="1" w:styleId="HeaderChar">
    <w:name w:val="Header Char"/>
    <w:basedOn w:val="DefaultParagraphFont"/>
    <w:link w:val="Header"/>
    <w:uiPriority w:val="99"/>
    <w:semiHidden/>
    <w:rsid w:val="00804079"/>
    <w:rPr>
      <w:rFonts w:eastAsia="Times New Roman"/>
    </w:rPr>
  </w:style>
  <w:style w:type="paragraph" w:styleId="Footer">
    <w:name w:val="footer"/>
    <w:basedOn w:val="Normal"/>
    <w:link w:val="FooterChar"/>
    <w:uiPriority w:val="99"/>
    <w:semiHidden/>
    <w:unhideWhenUsed/>
    <w:rsid w:val="00804079"/>
    <w:pPr>
      <w:tabs>
        <w:tab w:val="center" w:pos="4680"/>
        <w:tab w:val="right" w:pos="9360"/>
      </w:tabs>
    </w:pPr>
  </w:style>
  <w:style w:type="character" w:customStyle="1" w:styleId="FooterChar">
    <w:name w:val="Footer Char"/>
    <w:basedOn w:val="DefaultParagraphFont"/>
    <w:link w:val="Footer"/>
    <w:uiPriority w:val="99"/>
    <w:semiHidden/>
    <w:rsid w:val="00804079"/>
    <w:rPr>
      <w:rFonts w:eastAsia="Times New Roman"/>
    </w:rPr>
  </w:style>
  <w:style w:type="paragraph" w:styleId="CommentText">
    <w:name w:val="annotation text"/>
    <w:basedOn w:val="Normal"/>
    <w:link w:val="CommentTextChar"/>
    <w:uiPriority w:val="99"/>
    <w:unhideWhenUsed/>
    <w:rsid w:val="00804079"/>
    <w:rPr>
      <w:sz w:val="20"/>
      <w:szCs w:val="20"/>
    </w:rPr>
  </w:style>
  <w:style w:type="character" w:customStyle="1" w:styleId="CommentTextChar">
    <w:name w:val="Comment Text Char"/>
    <w:basedOn w:val="DefaultParagraphFont"/>
    <w:link w:val="CommentText"/>
    <w:uiPriority w:val="99"/>
    <w:rsid w:val="00804079"/>
    <w:rPr>
      <w:sz w:val="20"/>
      <w:szCs w:val="20"/>
    </w:rPr>
  </w:style>
  <w:style w:type="character" w:styleId="CommentReference">
    <w:name w:val="annotation reference"/>
    <w:basedOn w:val="DefaultParagraphFont"/>
    <w:uiPriority w:val="99"/>
    <w:semiHidden/>
    <w:unhideWhenUsed/>
    <w:rsid w:val="00804079"/>
    <w:rPr>
      <w:sz w:val="16"/>
      <w:szCs w:val="16"/>
    </w:rPr>
  </w:style>
  <w:style w:type="paragraph" w:styleId="CommentSubject">
    <w:name w:val="annotation subject"/>
    <w:basedOn w:val="CommentText"/>
    <w:next w:val="CommentText"/>
    <w:link w:val="CommentSubjectChar"/>
    <w:uiPriority w:val="99"/>
    <w:semiHidden/>
    <w:unhideWhenUsed/>
    <w:rsid w:val="007870BF"/>
    <w:rPr>
      <w:b/>
      <w:bCs/>
    </w:rPr>
  </w:style>
  <w:style w:type="character" w:customStyle="1" w:styleId="CommentSubjectChar">
    <w:name w:val="Comment Subject Char"/>
    <w:basedOn w:val="CommentTextChar"/>
    <w:link w:val="CommentSubject"/>
    <w:uiPriority w:val="99"/>
    <w:semiHidden/>
    <w:rsid w:val="007870BF"/>
    <w:rPr>
      <w:rFonts w:eastAsia="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17657</Words>
  <Characters>100647</Characters>
  <Application>Microsoft Office Word</Application>
  <DocSecurity>4</DocSecurity>
  <Lines>838</Lines>
  <Paragraphs>236</Paragraphs>
  <ScaleCrop>false</ScaleCrop>
  <Company/>
  <LinksUpToDate>false</LinksUpToDate>
  <CharactersWithSpaces>118068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Sunny Jain</cp:lastModifiedBy>
  <cp:revision>1</cp:revision>
  <dcterms:created xsi:type="dcterms:W3CDTF">2026-05-18T11:36:00Z</dcterms:created>
  <dcterms:modified xsi:type="dcterms:W3CDTF">2026-06-10T07:04:00Z</dcterms:modified>
</cp:coreProperties>
</file>